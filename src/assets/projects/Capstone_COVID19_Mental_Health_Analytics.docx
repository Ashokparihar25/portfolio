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104D0C" w14:textId="77777777" w:rsidR="00AB4F9A" w:rsidRPr="00AB4F9A" w:rsidRDefault="00AB4F9A" w:rsidP="00AB4F9A">
      <w:pPr>
        <w:jc w:val="center"/>
        <w:rPr>
          <w:b/>
          <w:bCs/>
          <w:i/>
          <w:iCs/>
        </w:rPr>
      </w:pPr>
      <w:r w:rsidRPr="00AB4F9A">
        <w:rPr>
          <w:b/>
          <w:bCs/>
          <w:i/>
          <w:iCs/>
        </w:rPr>
        <w:t>EVALUATING THE IMPACT OF COVID-19 ON MENTAL HEALTH USING GLOBAL DATASETS</w:t>
      </w:r>
    </w:p>
    <w:p w14:paraId="43689289" w14:textId="77777777" w:rsidR="00AB4F9A" w:rsidRPr="00AB4F9A" w:rsidRDefault="00AB4F9A" w:rsidP="00AB4F9A">
      <w:pPr>
        <w:jc w:val="center"/>
        <w:rPr>
          <w:b/>
          <w:bCs/>
          <w:i/>
          <w:iCs/>
        </w:rPr>
      </w:pPr>
    </w:p>
    <w:p w14:paraId="1DCA6F0F" w14:textId="77777777" w:rsidR="00AB4F9A" w:rsidRPr="00AB4F9A" w:rsidRDefault="00AB4F9A" w:rsidP="00AB4F9A">
      <w:pPr>
        <w:jc w:val="center"/>
        <w:rPr>
          <w:b/>
          <w:bCs/>
          <w:i/>
          <w:iCs/>
        </w:rPr>
      </w:pPr>
      <w:r w:rsidRPr="00AB4F9A">
        <w:rPr>
          <w:b/>
          <w:bCs/>
          <w:i/>
          <w:iCs/>
        </w:rPr>
        <w:t>Submitted by:</w:t>
      </w:r>
      <w:r w:rsidRPr="00AB4F9A">
        <w:rPr>
          <w:b/>
          <w:bCs/>
          <w:i/>
          <w:iCs/>
        </w:rPr>
        <w:br/>
        <w:t>Ashok Kumar Parihar</w:t>
      </w:r>
      <w:r w:rsidRPr="00AB4F9A">
        <w:rPr>
          <w:b/>
          <w:bCs/>
          <w:i/>
          <w:iCs/>
        </w:rPr>
        <w:br/>
        <w:t>Student ID: T02208727</w:t>
      </w:r>
      <w:r w:rsidRPr="00AB4F9A">
        <w:rPr>
          <w:b/>
          <w:bCs/>
          <w:i/>
          <w:iCs/>
        </w:rPr>
        <w:br/>
        <w:t>Capstone Project Report</w:t>
      </w:r>
    </w:p>
    <w:p w14:paraId="7A134B64" w14:textId="77777777" w:rsidR="00AB4F9A" w:rsidRPr="00AB4F9A" w:rsidRDefault="00AB4F9A" w:rsidP="00AB4F9A">
      <w:pPr>
        <w:jc w:val="center"/>
        <w:rPr>
          <w:b/>
          <w:bCs/>
          <w:i/>
          <w:iCs/>
        </w:rPr>
      </w:pPr>
    </w:p>
    <w:p w14:paraId="51403D54" w14:textId="65F32804" w:rsidR="00AB4F9A" w:rsidRPr="00AB4F9A" w:rsidDel="00AA3FFE" w:rsidRDefault="00AB4F9A" w:rsidP="00AB4F9A">
      <w:pPr>
        <w:jc w:val="center"/>
        <w:rPr>
          <w:del w:id="0" w:author="Douglas MacDonald" w:date="2025-04-14T15:20:00Z"/>
          <w:b/>
          <w:bCs/>
          <w:i/>
          <w:iCs/>
        </w:rPr>
      </w:pPr>
      <w:del w:id="1" w:author="Douglas MacDonald" w:date="2025-04-14T15:20:00Z">
        <w:r w:rsidRPr="00AB4F9A" w:rsidDel="00AA3FFE">
          <w:rPr>
            <w:b/>
            <w:bCs/>
            <w:i/>
            <w:iCs/>
          </w:rPr>
          <w:delText>Course:</w:delText>
        </w:r>
        <w:r w:rsidRPr="00AB4F9A" w:rsidDel="00AA3FFE">
          <w:rPr>
            <w:b/>
            <w:bCs/>
            <w:i/>
            <w:iCs/>
          </w:rPr>
          <w:br/>
          <w:delText>Master of Science</w:delText>
        </w:r>
        <w:r w:rsidRPr="00AB4F9A" w:rsidDel="00AA3FFE">
          <w:rPr>
            <w:b/>
            <w:bCs/>
            <w:i/>
            <w:iCs/>
          </w:rPr>
          <w:br/>
          <w:delText>University of Detroit Mercy</w:delText>
        </w:r>
      </w:del>
    </w:p>
    <w:p w14:paraId="287D9F0D" w14:textId="77777777" w:rsidR="00AB4F9A" w:rsidRPr="00AB4F9A" w:rsidRDefault="00AB4F9A" w:rsidP="00AB4F9A">
      <w:pPr>
        <w:jc w:val="center"/>
        <w:rPr>
          <w:b/>
          <w:bCs/>
          <w:i/>
          <w:iCs/>
        </w:rPr>
      </w:pPr>
    </w:p>
    <w:p w14:paraId="764B7FE6" w14:textId="77777777" w:rsidR="00AB4F9A" w:rsidRPr="00AB4F9A" w:rsidRDefault="00AB4F9A" w:rsidP="00AB4F9A">
      <w:pPr>
        <w:jc w:val="center"/>
        <w:rPr>
          <w:b/>
          <w:bCs/>
          <w:i/>
          <w:iCs/>
        </w:rPr>
      </w:pPr>
      <w:r w:rsidRPr="00AB4F9A">
        <w:rPr>
          <w:b/>
          <w:bCs/>
          <w:i/>
          <w:iCs/>
        </w:rPr>
        <w:t>Submitted to:</w:t>
      </w:r>
      <w:r w:rsidRPr="00AB4F9A">
        <w:rPr>
          <w:b/>
          <w:bCs/>
          <w:i/>
          <w:iCs/>
        </w:rPr>
        <w:br/>
        <w:t>Douglas MacDonald</w:t>
      </w:r>
    </w:p>
    <w:p w14:paraId="49769403" w14:textId="77777777" w:rsidR="00AB4F9A" w:rsidRPr="00AB4F9A" w:rsidRDefault="00AB4F9A" w:rsidP="00AB4F9A">
      <w:pPr>
        <w:jc w:val="center"/>
        <w:rPr>
          <w:b/>
          <w:bCs/>
          <w:i/>
          <w:iCs/>
        </w:rPr>
      </w:pPr>
    </w:p>
    <w:p w14:paraId="651921DC" w14:textId="77777777" w:rsidR="00AB4F9A" w:rsidRDefault="00AB4F9A" w:rsidP="00AB4F9A">
      <w:pPr>
        <w:jc w:val="center"/>
        <w:rPr>
          <w:b/>
          <w:bCs/>
          <w:i/>
          <w:iCs/>
        </w:rPr>
      </w:pPr>
      <w:r w:rsidRPr="00AB4F9A">
        <w:rPr>
          <w:b/>
          <w:bCs/>
          <w:i/>
          <w:iCs/>
        </w:rPr>
        <w:t>Date:</w:t>
      </w:r>
      <w:r w:rsidRPr="00AB4F9A">
        <w:rPr>
          <w:b/>
          <w:bCs/>
          <w:i/>
          <w:iCs/>
        </w:rPr>
        <w:br/>
        <w:t>April 11, 2025</w:t>
      </w:r>
    </w:p>
    <w:p w14:paraId="12674760" w14:textId="77777777" w:rsidR="00AB4F9A" w:rsidRDefault="00AB4F9A" w:rsidP="00AB4F9A">
      <w:pPr>
        <w:jc w:val="center"/>
        <w:rPr>
          <w:b/>
          <w:bCs/>
          <w:i/>
          <w:iCs/>
        </w:rPr>
      </w:pPr>
    </w:p>
    <w:p w14:paraId="2837E305" w14:textId="77777777" w:rsidR="00AB4F9A" w:rsidRDefault="00AB4F9A" w:rsidP="00AB4F9A">
      <w:pPr>
        <w:jc w:val="center"/>
        <w:rPr>
          <w:b/>
          <w:bCs/>
          <w:i/>
          <w:iCs/>
        </w:rPr>
      </w:pPr>
    </w:p>
    <w:p w14:paraId="243CB1A0" w14:textId="77777777" w:rsidR="00AB4F9A" w:rsidRDefault="00AB4F9A" w:rsidP="00AB4F9A">
      <w:pPr>
        <w:jc w:val="center"/>
        <w:rPr>
          <w:b/>
          <w:bCs/>
          <w:i/>
          <w:iCs/>
        </w:rPr>
      </w:pPr>
    </w:p>
    <w:p w14:paraId="3A6D4F23" w14:textId="77777777" w:rsidR="00AB4F9A" w:rsidRDefault="00AB4F9A" w:rsidP="00AB4F9A">
      <w:pPr>
        <w:jc w:val="center"/>
        <w:rPr>
          <w:b/>
          <w:bCs/>
          <w:i/>
          <w:iCs/>
        </w:rPr>
      </w:pPr>
    </w:p>
    <w:p w14:paraId="25762C3B" w14:textId="77777777" w:rsidR="00AB4F9A" w:rsidRDefault="00AB4F9A" w:rsidP="00AB4F9A">
      <w:pPr>
        <w:jc w:val="center"/>
        <w:rPr>
          <w:b/>
          <w:bCs/>
          <w:i/>
          <w:iCs/>
        </w:rPr>
      </w:pPr>
    </w:p>
    <w:p w14:paraId="2680483C" w14:textId="77777777" w:rsidR="00AB4F9A" w:rsidRDefault="00AB4F9A" w:rsidP="00AB4F9A">
      <w:pPr>
        <w:jc w:val="center"/>
        <w:rPr>
          <w:b/>
          <w:bCs/>
          <w:i/>
          <w:iCs/>
        </w:rPr>
      </w:pPr>
    </w:p>
    <w:p w14:paraId="52ABFDC4" w14:textId="77777777" w:rsidR="00AB4F9A" w:rsidRDefault="00AB4F9A" w:rsidP="00AB4F9A">
      <w:pPr>
        <w:jc w:val="center"/>
        <w:rPr>
          <w:b/>
          <w:bCs/>
          <w:i/>
          <w:iCs/>
        </w:rPr>
      </w:pPr>
    </w:p>
    <w:p w14:paraId="621883E7" w14:textId="77777777" w:rsidR="00AB4F9A" w:rsidRDefault="00AB4F9A" w:rsidP="00AB4F9A">
      <w:pPr>
        <w:jc w:val="center"/>
        <w:rPr>
          <w:b/>
          <w:bCs/>
          <w:i/>
          <w:iCs/>
        </w:rPr>
      </w:pPr>
    </w:p>
    <w:p w14:paraId="62CE5139" w14:textId="77777777" w:rsidR="00AB4F9A" w:rsidRDefault="00AB4F9A" w:rsidP="00AB4F9A">
      <w:pPr>
        <w:jc w:val="center"/>
        <w:rPr>
          <w:b/>
          <w:bCs/>
          <w:i/>
          <w:iCs/>
        </w:rPr>
      </w:pPr>
    </w:p>
    <w:p w14:paraId="76D9B361" w14:textId="77777777" w:rsidR="00AB4F9A" w:rsidRDefault="00AB4F9A" w:rsidP="00AB4F9A">
      <w:pPr>
        <w:jc w:val="center"/>
        <w:rPr>
          <w:b/>
          <w:bCs/>
          <w:i/>
          <w:iCs/>
        </w:rPr>
      </w:pPr>
    </w:p>
    <w:p w14:paraId="3EE4B614" w14:textId="77777777" w:rsidR="00AB4F9A" w:rsidRDefault="00AB4F9A" w:rsidP="00312CFA">
      <w:pPr>
        <w:rPr>
          <w:ins w:id="2" w:author="Douglas MacDonald" w:date="2025-04-14T15:20:00Z"/>
          <w:b/>
          <w:bCs/>
          <w:i/>
          <w:iCs/>
        </w:rPr>
      </w:pPr>
    </w:p>
    <w:p w14:paraId="3C52FBE4" w14:textId="77777777" w:rsidR="00AA3FFE" w:rsidRDefault="00AA3FFE" w:rsidP="00312CFA">
      <w:pPr>
        <w:rPr>
          <w:b/>
          <w:bCs/>
          <w:i/>
          <w:iCs/>
        </w:rPr>
      </w:pPr>
    </w:p>
    <w:p w14:paraId="72272C46" w14:textId="1A2CAC8F" w:rsidR="00312CFA" w:rsidRPr="00312CFA" w:rsidRDefault="00714051" w:rsidP="00312CFA">
      <w:pPr>
        <w:rPr>
          <w:b/>
          <w:bCs/>
        </w:rPr>
      </w:pPr>
      <w:r>
        <w:rPr>
          <w:b/>
          <w:bCs/>
        </w:rPr>
        <w:lastRenderedPageBreak/>
        <w:br/>
      </w:r>
      <w:r w:rsidR="00312CFA" w:rsidRPr="00312CFA">
        <w:rPr>
          <w:b/>
          <w:bCs/>
        </w:rPr>
        <w:t>II. Introduction</w:t>
      </w:r>
    </w:p>
    <w:p w14:paraId="63DA7F66" w14:textId="77777777" w:rsidR="00312CFA" w:rsidRPr="00312CFA" w:rsidRDefault="00312CFA" w:rsidP="00312CFA">
      <w:r w:rsidRPr="00312CFA">
        <w:t>The COVID-19 pandemic created not only a global physical health crisis but also a significant mental health emergency. As the virus spread and lockdowns were enforced, social isolation, job insecurity, and uncertainty about the future became widespread. These factors contributed to elevated levels of stress, anxiety, and depression across nearly all populations (World Health Organization [WHO], 2022).</w:t>
      </w:r>
    </w:p>
    <w:p w14:paraId="50566391" w14:textId="77777777" w:rsidR="00312CFA" w:rsidRPr="00312CFA" w:rsidRDefault="00312CFA" w:rsidP="00312CFA">
      <w:r w:rsidRPr="00312CFA">
        <w:t>In the United States, the mental health impact was especially severe. A study by the Centers for Disease Control and Prevention (CDC) reported that by June 2020, approximately 41% of U.S. adults were experiencing symptoms of anxiety, depression, or other mental health conditions—an increase from just 11% the previous year (Czeisler et al., 2020). Simultaneously, access to mental health care, particularly in-person services, became restricted, which led to an increased reliance on prescription medication and telehealth services for mental health support (Panchal et al., 2021).</w:t>
      </w:r>
    </w:p>
    <w:p w14:paraId="1D3680A7" w14:textId="77777777" w:rsidR="00312CFA" w:rsidRPr="00312CFA" w:rsidRDefault="00312CFA" w:rsidP="00312CFA">
      <w:r w:rsidRPr="00312CFA">
        <w:t>This capstone project aims to investigate:</w:t>
      </w:r>
    </w:p>
    <w:p w14:paraId="4EF24B60" w14:textId="466B280A" w:rsidR="00312CFA" w:rsidRPr="00312CFA" w:rsidRDefault="00312CFA" w:rsidP="00312CFA">
      <w:pPr>
        <w:numPr>
          <w:ilvl w:val="0"/>
          <w:numId w:val="2"/>
        </w:numPr>
      </w:pPr>
      <w:r w:rsidRPr="00312CFA">
        <w:t>Which demographic groups used mental health medications most frequently during the pandemic.</w:t>
      </w:r>
    </w:p>
    <w:p w14:paraId="4042915E" w14:textId="283F1255" w:rsidR="00312CFA" w:rsidRPr="00312CFA" w:rsidRDefault="00312CFA" w:rsidP="00312CFA">
      <w:pPr>
        <w:numPr>
          <w:ilvl w:val="0"/>
          <w:numId w:val="2"/>
        </w:numPr>
      </w:pPr>
      <w:r w:rsidRPr="00312CFA">
        <w:t>How mental health medication usage changed over time.</w:t>
      </w:r>
    </w:p>
    <w:p w14:paraId="54CFA7C7" w14:textId="77777777" w:rsidR="00312CFA" w:rsidRPr="00312CFA" w:rsidRDefault="00312CFA" w:rsidP="00312CFA">
      <w:pPr>
        <w:numPr>
          <w:ilvl w:val="0"/>
          <w:numId w:val="2"/>
        </w:numPr>
      </w:pPr>
      <w:r w:rsidRPr="00312CFA">
        <w:t>And whether future trends in usage can be forecasted using data-driven models.</w:t>
      </w:r>
    </w:p>
    <w:p w14:paraId="3D6454F6" w14:textId="77777777" w:rsidR="00312CFA" w:rsidRPr="00312CFA" w:rsidRDefault="00312CFA" w:rsidP="00312CFA">
      <w:r w:rsidRPr="00312CFA">
        <w:t>The study uses the U.S. Census Bureau’s Household Pulse Survey data, which was created to monitor how the pandemic affected American households in areas including employment, housing, and health. By analyzing this dataset, this project seeks to identify significant patterns and disparities in mental health medication usage across different demographic groups (e.g., age, gender, ethnicity, and location), and to use machine learning techniques to predict future usage trends.</w:t>
      </w:r>
    </w:p>
    <w:p w14:paraId="4D1C28C6" w14:textId="77777777" w:rsidR="00312CFA" w:rsidRDefault="00312CFA" w:rsidP="00312CFA">
      <w:r w:rsidRPr="00312CFA">
        <w:t>Ultimately, this work aims to help healthcare providers and policymakers better allocate resources and design targeted interventions that address both the immediate and long-term mental health impacts of the pandemic.</w:t>
      </w:r>
    </w:p>
    <w:p w14:paraId="7F2B081D" w14:textId="77777777" w:rsidR="00312CFA" w:rsidRDefault="00312CFA" w:rsidP="00312CFA"/>
    <w:p w14:paraId="71351C0A" w14:textId="77777777" w:rsidR="00312CFA" w:rsidRPr="00312CFA" w:rsidRDefault="00312CFA" w:rsidP="00312CFA">
      <w:pPr>
        <w:rPr>
          <w:b/>
          <w:bCs/>
        </w:rPr>
      </w:pPr>
      <w:r w:rsidRPr="00312CFA">
        <w:rPr>
          <w:b/>
          <w:bCs/>
        </w:rPr>
        <w:t>III. Literature Review</w:t>
      </w:r>
    </w:p>
    <w:p w14:paraId="1D818ED7" w14:textId="77777777" w:rsidR="00312CFA" w:rsidRPr="00312CFA" w:rsidRDefault="00312CFA" w:rsidP="00312CFA">
      <w:r w:rsidRPr="00312CFA">
        <w:t>The mental health impact of the COVID-19 pandemic has been widely documented through academic studies, public health reports, and survey-based research. These studies highlight a global rise in anxiety and depression, as well as stark disparities in access to care and treatment patterns across demographic groups.</w:t>
      </w:r>
    </w:p>
    <w:p w14:paraId="0E519477" w14:textId="77777777" w:rsidR="00312CFA" w:rsidRPr="00312CFA" w:rsidRDefault="00312CFA" w:rsidP="00312CFA">
      <w:pPr>
        <w:rPr>
          <w:b/>
          <w:bCs/>
        </w:rPr>
      </w:pPr>
      <w:r w:rsidRPr="00312CFA">
        <w:rPr>
          <w:b/>
          <w:bCs/>
        </w:rPr>
        <w:lastRenderedPageBreak/>
        <w:t>A. Rise in Mental Health Issues</w:t>
      </w:r>
    </w:p>
    <w:p w14:paraId="6AB96235" w14:textId="77777777" w:rsidR="00312CFA" w:rsidRPr="00312CFA" w:rsidRDefault="00312CFA" w:rsidP="00312CFA">
      <w:r w:rsidRPr="00312CFA">
        <w:t>According to a scientific brief by the World Health Organization, the global prevalence of anxiety and depression rose by 25% in the first year of the pandemic, driven by stress, fear of infection, social isolation, and disrupted services (World Health Organization, 2022). In the United States, similar trends were recorded. A study by Pew Research Center (2023) found that 41% of U.S. adults reported symptoms of psychological distress by mid-2020, nearly quadruple the rates reported pre-pandemic.</w:t>
      </w:r>
    </w:p>
    <w:p w14:paraId="64F9884F" w14:textId="77777777" w:rsidR="00312CFA" w:rsidRPr="00312CFA" w:rsidRDefault="00312CFA" w:rsidP="00312CFA">
      <w:pPr>
        <w:rPr>
          <w:b/>
          <w:bCs/>
        </w:rPr>
      </w:pPr>
      <w:r w:rsidRPr="00312CFA">
        <w:rPr>
          <w:b/>
          <w:bCs/>
        </w:rPr>
        <w:t>B. Disparities in Mental Health Impact</w:t>
      </w:r>
    </w:p>
    <w:p w14:paraId="53EF1E9B" w14:textId="77777777" w:rsidR="00312CFA" w:rsidRPr="00312CFA" w:rsidRDefault="00312CFA" w:rsidP="00312CFA">
      <w:r w:rsidRPr="00312CFA">
        <w:t>The pandemic did not affect all groups equally. Rodriguez et al. (2022) identified that racial and ethnic minority groups, especially Black and Hispanic individuals, experienced higher rates of psychological distress and were less likely to receive adequate care. Younger adults and people from lower-income households were also disproportionately affected (Kaiser Family Foundation, 2021).</w:t>
      </w:r>
    </w:p>
    <w:p w14:paraId="17760D55" w14:textId="77777777" w:rsidR="00312CFA" w:rsidRPr="00312CFA" w:rsidRDefault="00312CFA" w:rsidP="00312CFA">
      <w:pPr>
        <w:rPr>
          <w:b/>
          <w:bCs/>
        </w:rPr>
      </w:pPr>
      <w:r w:rsidRPr="00312CFA">
        <w:rPr>
          <w:b/>
          <w:bCs/>
        </w:rPr>
        <w:t>C. Shifts in Service Utilization</w:t>
      </w:r>
    </w:p>
    <w:p w14:paraId="26EA345F" w14:textId="77777777" w:rsidR="00312CFA" w:rsidRPr="00312CFA" w:rsidRDefault="00312CFA" w:rsidP="00312CFA">
      <w:r w:rsidRPr="00312CFA">
        <w:t xml:space="preserve">As mental health issues increased, so did the demand for treatment. According to the Centers for Disease Control and Prevention (2021), the percentage of U.S. adults receiving mental health treatment rose from 19.2% in 2019 to 21.6% in 2021, with young adults aged 18–44 showing the largest increase. A global analysis published in </w:t>
      </w:r>
      <w:commentRangeStart w:id="3"/>
      <w:r w:rsidRPr="00312CFA">
        <w:rPr>
          <w:i/>
          <w:iCs/>
        </w:rPr>
        <w:t>Nature</w:t>
      </w:r>
      <w:r w:rsidRPr="00312CFA">
        <w:t xml:space="preserve"> </w:t>
      </w:r>
      <w:commentRangeEnd w:id="3"/>
      <w:r w:rsidR="00E46A4E">
        <w:rPr>
          <w:rStyle w:val="CommentReference"/>
        </w:rPr>
        <w:commentReference w:id="3"/>
      </w:r>
      <w:r w:rsidRPr="00312CFA">
        <w:t>(2024) similarly reported that prescriptions for antidepressants and anti-anxiety medications surged during the pandemic, underscoring the shift toward pharmacological treatment.</w:t>
      </w:r>
    </w:p>
    <w:p w14:paraId="01E7E6B9" w14:textId="77777777" w:rsidR="00312CFA" w:rsidRPr="00312CFA" w:rsidRDefault="00312CFA" w:rsidP="00312CFA">
      <w:pPr>
        <w:rPr>
          <w:b/>
          <w:bCs/>
        </w:rPr>
      </w:pPr>
      <w:r w:rsidRPr="00312CFA">
        <w:rPr>
          <w:b/>
          <w:bCs/>
        </w:rPr>
        <w:t>D. Barriers to Access</w:t>
      </w:r>
    </w:p>
    <w:p w14:paraId="388B0240" w14:textId="77777777" w:rsidR="00312CFA" w:rsidRPr="00312CFA" w:rsidRDefault="00312CFA" w:rsidP="00312CFA">
      <w:r w:rsidRPr="00312CFA">
        <w:t xml:space="preserve">Despite rising demand, many Americans were unable to access needed mental health care. A study in </w:t>
      </w:r>
      <w:commentRangeStart w:id="4"/>
      <w:r w:rsidRPr="00312CFA">
        <w:rPr>
          <w:i/>
          <w:iCs/>
        </w:rPr>
        <w:t>The Lancet Psychiatry</w:t>
      </w:r>
      <w:r w:rsidRPr="00312CFA">
        <w:t xml:space="preserve"> </w:t>
      </w:r>
      <w:commentRangeEnd w:id="4"/>
      <w:r w:rsidR="00920298">
        <w:rPr>
          <w:rStyle w:val="CommentReference"/>
        </w:rPr>
        <w:commentReference w:id="4"/>
      </w:r>
      <w:r w:rsidRPr="00312CFA">
        <w:t>(2024) reported widespread challenges in obtaining medications, especially for people in rural areas and marginalized populations. These systemic access issues intensified during the pandemic and contributed to ongoing disparities (Rodriguez et al., 2022).</w:t>
      </w:r>
    </w:p>
    <w:p w14:paraId="1A093AE5" w14:textId="77777777" w:rsidR="00312CFA" w:rsidRDefault="00312CFA" w:rsidP="00312CFA"/>
    <w:p w14:paraId="4F47A648" w14:textId="77777777" w:rsidR="001F07AA" w:rsidRPr="001F07AA" w:rsidRDefault="001F07AA" w:rsidP="001F07AA">
      <w:pPr>
        <w:rPr>
          <w:b/>
          <w:bCs/>
        </w:rPr>
      </w:pPr>
      <w:r w:rsidRPr="001F07AA">
        <w:rPr>
          <w:b/>
          <w:bCs/>
        </w:rPr>
        <w:t>IV. Dataset Description and Methodology</w:t>
      </w:r>
    </w:p>
    <w:p w14:paraId="0AC2F1C6" w14:textId="77777777" w:rsidR="001F07AA" w:rsidRPr="001F07AA" w:rsidRDefault="001F07AA" w:rsidP="001F07AA">
      <w:pPr>
        <w:rPr>
          <w:b/>
          <w:bCs/>
        </w:rPr>
      </w:pPr>
      <w:r w:rsidRPr="001F07AA">
        <w:rPr>
          <w:b/>
          <w:bCs/>
        </w:rPr>
        <w:t>A. Dataset Overview</w:t>
      </w:r>
    </w:p>
    <w:p w14:paraId="73C1F5B2" w14:textId="77777777" w:rsidR="001F07AA" w:rsidRPr="001F07AA" w:rsidRDefault="001F07AA" w:rsidP="001F07AA">
      <w:commentRangeStart w:id="5"/>
      <w:r w:rsidRPr="001F07AA">
        <w:t xml:space="preserve">This study uses data from the </w:t>
      </w:r>
      <w:r w:rsidRPr="001F07AA">
        <w:rPr>
          <w:b/>
          <w:bCs/>
        </w:rPr>
        <w:t>U.S. Census Bureau’s Household Pulse Survey</w:t>
      </w:r>
      <w:r w:rsidRPr="001F07AA">
        <w:t xml:space="preserve">, which was launched to measure the social and economic impacts of the COVID-19 pandemic on American households (U.S. Census Bureau, 2024). The dataset, titled </w:t>
      </w:r>
      <w:r w:rsidRPr="001F07AA">
        <w:rPr>
          <w:i/>
          <w:iCs/>
        </w:rPr>
        <w:t>U.S. Pandemic Mental Health Care</w:t>
      </w:r>
      <w:r w:rsidRPr="001F07AA">
        <w:t>, is available publicly on Kaggle and includes over 3,800 records spanning from mid-2020 to early 2021 (</w:t>
      </w:r>
      <w:proofErr w:type="spellStart"/>
      <w:r w:rsidRPr="001F07AA">
        <w:t>Kaggle</w:t>
      </w:r>
      <w:proofErr w:type="spellEnd"/>
      <w:r w:rsidRPr="001F07AA">
        <w:t>, 2024).</w:t>
      </w:r>
      <w:commentRangeEnd w:id="5"/>
      <w:r w:rsidR="00920298">
        <w:rPr>
          <w:rStyle w:val="CommentReference"/>
        </w:rPr>
        <w:commentReference w:id="5"/>
      </w:r>
    </w:p>
    <w:p w14:paraId="72FB936A" w14:textId="77777777" w:rsidR="001F07AA" w:rsidRPr="001F07AA" w:rsidRDefault="001F07AA" w:rsidP="001F07AA">
      <w:r w:rsidRPr="001F07AA">
        <w:lastRenderedPageBreak/>
        <w:t>Each observation in the dataset reflects survey responses related to mental health service usage during a specific time period. Key variables include:</w:t>
      </w:r>
    </w:p>
    <w:p w14:paraId="38533D1F" w14:textId="77777777" w:rsidR="001F07AA" w:rsidRPr="001F07AA" w:rsidRDefault="001F07AA" w:rsidP="001F07AA">
      <w:pPr>
        <w:numPr>
          <w:ilvl w:val="0"/>
          <w:numId w:val="4"/>
        </w:numPr>
      </w:pPr>
      <w:r w:rsidRPr="001F07AA">
        <w:rPr>
          <w:b/>
          <w:bCs/>
        </w:rPr>
        <w:t>Demographics</w:t>
      </w:r>
      <w:r w:rsidRPr="001F07AA">
        <w:t>: Age group, gender, race/ethnicity, and education level</w:t>
      </w:r>
    </w:p>
    <w:p w14:paraId="6C5CB297" w14:textId="77777777" w:rsidR="001F07AA" w:rsidRPr="001F07AA" w:rsidRDefault="001F07AA" w:rsidP="001F07AA">
      <w:pPr>
        <w:numPr>
          <w:ilvl w:val="0"/>
          <w:numId w:val="4"/>
        </w:numPr>
      </w:pPr>
      <w:r w:rsidRPr="001F07AA">
        <w:rPr>
          <w:b/>
          <w:bCs/>
        </w:rPr>
        <w:t>Geography</w:t>
      </w:r>
      <w:r w:rsidRPr="001F07AA">
        <w:t>: U.S. state or region</w:t>
      </w:r>
    </w:p>
    <w:p w14:paraId="3B3C2D03" w14:textId="77777777" w:rsidR="001F07AA" w:rsidRPr="001F07AA" w:rsidRDefault="001F07AA" w:rsidP="001F07AA">
      <w:pPr>
        <w:numPr>
          <w:ilvl w:val="0"/>
          <w:numId w:val="4"/>
        </w:numPr>
      </w:pPr>
      <w:r w:rsidRPr="001F07AA">
        <w:rPr>
          <w:b/>
          <w:bCs/>
        </w:rPr>
        <w:t>Mental Health Indicators</w:t>
      </w:r>
      <w:r w:rsidRPr="001F07AA">
        <w:t>: Symptoms of anxiety, depression, or distress</w:t>
      </w:r>
    </w:p>
    <w:p w14:paraId="0E97A422" w14:textId="77777777" w:rsidR="001F07AA" w:rsidRPr="001F07AA" w:rsidRDefault="001F07AA" w:rsidP="001F07AA">
      <w:pPr>
        <w:numPr>
          <w:ilvl w:val="0"/>
          <w:numId w:val="4"/>
        </w:numPr>
      </w:pPr>
      <w:r w:rsidRPr="001F07AA">
        <w:rPr>
          <w:b/>
          <w:bCs/>
        </w:rPr>
        <w:t>Service Use Metrics</w:t>
      </w:r>
      <w:r w:rsidRPr="001F07AA">
        <w:t>: Use of prescription medication or counseling for mental health</w:t>
      </w:r>
    </w:p>
    <w:p w14:paraId="6A80703C" w14:textId="77777777" w:rsidR="001F07AA" w:rsidRPr="001F07AA" w:rsidRDefault="001F07AA" w:rsidP="001F07AA">
      <w:pPr>
        <w:numPr>
          <w:ilvl w:val="0"/>
          <w:numId w:val="4"/>
        </w:numPr>
      </w:pPr>
      <w:r w:rsidRPr="001F07AA">
        <w:rPr>
          <w:b/>
          <w:bCs/>
        </w:rPr>
        <w:t>Time Variables</w:t>
      </w:r>
      <w:r w:rsidRPr="001F07AA">
        <w:t>: Survey phase, date range, and monthly time periods</w:t>
      </w:r>
    </w:p>
    <w:p w14:paraId="5C5E9D5D" w14:textId="77777777" w:rsidR="001F07AA" w:rsidRPr="001F07AA" w:rsidRDefault="001F07AA" w:rsidP="001F07AA">
      <w:r w:rsidRPr="001F07AA">
        <w:t xml:space="preserve">The primary outcome variable used in this study is the </w:t>
      </w:r>
      <w:r w:rsidRPr="001F07AA">
        <w:rPr>
          <w:b/>
          <w:bCs/>
        </w:rPr>
        <w:t>“Value”</w:t>
      </w:r>
      <w:r w:rsidRPr="001F07AA">
        <w:t xml:space="preserve"> column, representing the percentage of respondents who reported taking prescription medication for mental health in the past four weeks.</w:t>
      </w:r>
    </w:p>
    <w:p w14:paraId="34C7E462" w14:textId="00AF24A5" w:rsidR="001F07AA" w:rsidRPr="001F07AA" w:rsidRDefault="00EC7899" w:rsidP="001F07AA">
      <w:pPr>
        <w:rPr>
          <w:b/>
          <w:bCs/>
        </w:rPr>
      </w:pPr>
      <w:r w:rsidRPr="00EC7899">
        <w:rPr>
          <w:b/>
          <w:bCs/>
          <w:noProof/>
        </w:rPr>
        <w:drawing>
          <wp:inline distT="0" distB="0" distL="0" distR="0" wp14:anchorId="5A1D7414" wp14:editId="5425B7A8">
            <wp:extent cx="5943600" cy="2247900"/>
            <wp:effectExtent l="0" t="0" r="0" b="0"/>
            <wp:docPr id="7157164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16452" name="Picture 1" descr="A screenshot of a computer screen&#10;&#10;AI-generated content may be incorrect."/>
                    <pic:cNvPicPr/>
                  </pic:nvPicPr>
                  <pic:blipFill>
                    <a:blip r:embed="rId7"/>
                    <a:stretch>
                      <a:fillRect/>
                    </a:stretch>
                  </pic:blipFill>
                  <pic:spPr>
                    <a:xfrm>
                      <a:off x="0" y="0"/>
                      <a:ext cx="5943600" cy="2247900"/>
                    </a:xfrm>
                    <a:prstGeom prst="rect">
                      <a:avLst/>
                    </a:prstGeom>
                  </pic:spPr>
                </pic:pic>
              </a:graphicData>
            </a:graphic>
          </wp:inline>
        </w:drawing>
      </w:r>
    </w:p>
    <w:p w14:paraId="73915725" w14:textId="0E168DEB" w:rsidR="001F07AA" w:rsidRPr="001F07AA" w:rsidRDefault="00F548DC" w:rsidP="001F07AA">
      <w:ins w:id="6" w:author="Douglas MacDonald" w:date="2025-04-16T15:33:00Z">
        <w:r>
          <w:rPr>
            <w:b/>
            <w:bCs/>
          </w:rPr>
          <w:t xml:space="preserve">Table 1. </w:t>
        </w:r>
      </w:ins>
      <w:r w:rsidR="001F07AA" w:rsidRPr="001F07AA">
        <w:rPr>
          <w:b/>
          <w:bCs/>
        </w:rPr>
        <w:t>Screenshot</w:t>
      </w:r>
      <w:r w:rsidR="001F07AA" w:rsidRPr="001F07AA">
        <w:t xml:space="preserve"> showing a sample of dataset columns (</w:t>
      </w:r>
      <w:r w:rsidR="00EC7899">
        <w:t>10-11</w:t>
      </w:r>
      <w:r w:rsidR="001F07AA" w:rsidRPr="001F07AA">
        <w:t xml:space="preserve"> rows with variables like Age, Gender, Value, Time Period).</w:t>
      </w:r>
      <w:r w:rsidR="001F07AA" w:rsidRPr="001F07AA">
        <w:br/>
      </w:r>
      <w:del w:id="7" w:author="Douglas MacDonald" w:date="2025-04-16T15:33:00Z">
        <w:r w:rsidR="001F07AA" w:rsidRPr="001F07AA" w:rsidDel="00F548DC">
          <w:rPr>
            <w:i/>
            <w:iCs/>
          </w:rPr>
          <w:delText>Label it as:</w:delText>
        </w:r>
        <w:r w:rsidR="001F07AA" w:rsidRPr="001F07AA" w:rsidDel="00F548DC">
          <w:delText xml:space="preserve"> </w:delText>
        </w:r>
        <w:r w:rsidR="001F07AA" w:rsidRPr="001F07AA" w:rsidDel="00F548DC">
          <w:rPr>
            <w:b/>
            <w:bCs/>
          </w:rPr>
          <w:delText>Table 1. Sample of Survey Variables and Responses</w:delText>
        </w:r>
      </w:del>
    </w:p>
    <w:p w14:paraId="29C91496" w14:textId="77777777" w:rsidR="001F07AA" w:rsidRPr="001F07AA" w:rsidRDefault="001F07AA" w:rsidP="001F07AA">
      <w:pPr>
        <w:rPr>
          <w:b/>
          <w:bCs/>
        </w:rPr>
      </w:pPr>
      <w:r w:rsidRPr="001F07AA">
        <w:rPr>
          <w:b/>
          <w:bCs/>
        </w:rPr>
        <w:t>B. Data Cleaning and Preprocessing</w:t>
      </w:r>
    </w:p>
    <w:p w14:paraId="222798EF" w14:textId="77777777" w:rsidR="001F07AA" w:rsidRPr="001F07AA" w:rsidRDefault="001F07AA" w:rsidP="001F07AA">
      <w:r w:rsidRPr="001F07AA">
        <w:t>Several preprocessing steps were taken to ensure the dataset’s quality and analytical usability:</w:t>
      </w:r>
    </w:p>
    <w:p w14:paraId="6422C584" w14:textId="77777777" w:rsidR="001F07AA" w:rsidRPr="001F07AA" w:rsidRDefault="001F07AA" w:rsidP="001F07AA">
      <w:pPr>
        <w:numPr>
          <w:ilvl w:val="0"/>
          <w:numId w:val="5"/>
        </w:numPr>
      </w:pPr>
      <w:r w:rsidRPr="001F07AA">
        <w:rPr>
          <w:b/>
          <w:bCs/>
        </w:rPr>
        <w:t>Missing Data</w:t>
      </w:r>
      <w:r w:rsidRPr="001F07AA">
        <w:t xml:space="preserve">: </w:t>
      </w:r>
      <w:commentRangeStart w:id="8"/>
      <w:r w:rsidRPr="001F07AA">
        <w:t xml:space="preserve">Values in the Value, </w:t>
      </w:r>
      <w:proofErr w:type="spellStart"/>
      <w:r w:rsidRPr="001F07AA">
        <w:t>LowCI</w:t>
      </w:r>
      <w:proofErr w:type="spellEnd"/>
      <w:r w:rsidRPr="001F07AA">
        <w:t xml:space="preserve">, and </w:t>
      </w:r>
      <w:proofErr w:type="spellStart"/>
      <w:r w:rsidRPr="001F07AA">
        <w:t>HighCI</w:t>
      </w:r>
      <w:proofErr w:type="spellEnd"/>
      <w:r w:rsidRPr="001F07AA">
        <w:t xml:space="preserve"> columns were imputed using column-wise means.</w:t>
      </w:r>
      <w:commentRangeEnd w:id="8"/>
      <w:r w:rsidR="00F548DC">
        <w:rPr>
          <w:rStyle w:val="CommentReference"/>
        </w:rPr>
        <w:commentReference w:id="8"/>
      </w:r>
    </w:p>
    <w:p w14:paraId="250037BD" w14:textId="77777777" w:rsidR="001F07AA" w:rsidRPr="001F07AA" w:rsidRDefault="001F07AA" w:rsidP="001F07AA">
      <w:pPr>
        <w:numPr>
          <w:ilvl w:val="0"/>
          <w:numId w:val="5"/>
        </w:numPr>
      </w:pPr>
      <w:commentRangeStart w:id="9"/>
      <w:r w:rsidRPr="001F07AA">
        <w:rPr>
          <w:b/>
          <w:bCs/>
        </w:rPr>
        <w:t>Column Reduction</w:t>
      </w:r>
      <w:r w:rsidRPr="001F07AA">
        <w:t>: Variables with excessive null values (e.g., “Quartile Range” and “Suppression Flag”) were removed from the dataset.</w:t>
      </w:r>
      <w:commentRangeEnd w:id="9"/>
      <w:r w:rsidR="00F548DC">
        <w:rPr>
          <w:rStyle w:val="CommentReference"/>
        </w:rPr>
        <w:commentReference w:id="9"/>
      </w:r>
    </w:p>
    <w:p w14:paraId="14671EE3" w14:textId="77777777" w:rsidR="001F07AA" w:rsidRPr="001F07AA" w:rsidRDefault="001F07AA" w:rsidP="001F07AA">
      <w:pPr>
        <w:numPr>
          <w:ilvl w:val="0"/>
          <w:numId w:val="5"/>
        </w:numPr>
      </w:pPr>
      <w:r w:rsidRPr="001F07AA">
        <w:rPr>
          <w:b/>
          <w:bCs/>
        </w:rPr>
        <w:lastRenderedPageBreak/>
        <w:t>Date Parsing</w:t>
      </w:r>
      <w:r w:rsidRPr="001F07AA">
        <w:t>: Start and end dates were standardized using multiple datetime formats to ensure consistency.</w:t>
      </w:r>
    </w:p>
    <w:p w14:paraId="53189A0B" w14:textId="77777777" w:rsidR="001F07AA" w:rsidRPr="001F07AA" w:rsidRDefault="001F07AA" w:rsidP="001F07AA">
      <w:pPr>
        <w:numPr>
          <w:ilvl w:val="0"/>
          <w:numId w:val="5"/>
        </w:numPr>
      </w:pPr>
      <w:r w:rsidRPr="001F07AA">
        <w:rPr>
          <w:b/>
          <w:bCs/>
        </w:rPr>
        <w:t>Categorical Encoding</w:t>
      </w:r>
      <w:r w:rsidRPr="001F07AA">
        <w:t>: Columns such as “Indicator,” “Subgroup,” and “State” were label-encoded to enable use in machine learning models.</w:t>
      </w:r>
    </w:p>
    <w:p w14:paraId="71DA7EF2" w14:textId="77777777" w:rsidR="001F07AA" w:rsidRPr="001F07AA" w:rsidRDefault="001F07AA" w:rsidP="001F07AA">
      <w:pPr>
        <w:numPr>
          <w:ilvl w:val="0"/>
          <w:numId w:val="5"/>
        </w:numPr>
      </w:pPr>
      <w:r w:rsidRPr="001F07AA">
        <w:rPr>
          <w:b/>
          <w:bCs/>
        </w:rPr>
        <w:t>Outlier Removal</w:t>
      </w:r>
      <w:r w:rsidRPr="001F07AA">
        <w:t>: Outliers in the target variable were filtered using the interquartile range (IQR) method to avoid bias in modeling.</w:t>
      </w:r>
    </w:p>
    <w:p w14:paraId="6644F9C8" w14:textId="77777777" w:rsidR="001F07AA" w:rsidRPr="001F07AA" w:rsidRDefault="001F07AA" w:rsidP="001F07AA">
      <w:pPr>
        <w:rPr>
          <w:b/>
          <w:bCs/>
        </w:rPr>
      </w:pPr>
      <w:r w:rsidRPr="001F07AA">
        <w:rPr>
          <w:b/>
          <w:bCs/>
        </w:rPr>
        <w:t>C. Methodology</w:t>
      </w:r>
    </w:p>
    <w:p w14:paraId="7F2F4ED6" w14:textId="77777777" w:rsidR="001F07AA" w:rsidRPr="001F07AA" w:rsidRDefault="001F07AA" w:rsidP="001F07AA">
      <w:r w:rsidRPr="001F07AA">
        <w:t>The study applies a combination of descriptive statistics, visual analysis, and predictive modeling:</w:t>
      </w:r>
    </w:p>
    <w:p w14:paraId="54F05822" w14:textId="77777777" w:rsidR="001F07AA" w:rsidRPr="001F07AA" w:rsidRDefault="001F07AA" w:rsidP="001F07AA">
      <w:pPr>
        <w:numPr>
          <w:ilvl w:val="0"/>
          <w:numId w:val="6"/>
        </w:numPr>
      </w:pPr>
      <w:r w:rsidRPr="001F07AA">
        <w:rPr>
          <w:b/>
          <w:bCs/>
        </w:rPr>
        <w:t>Descriptive Analysis</w:t>
      </w:r>
      <w:r w:rsidRPr="001F07AA">
        <w:t>: Used to examine trends across demographic groups (e.g., age, gender, geography).</w:t>
      </w:r>
    </w:p>
    <w:p w14:paraId="2371FBE0" w14:textId="77777777" w:rsidR="001F07AA" w:rsidRPr="001F07AA" w:rsidRDefault="001F07AA" w:rsidP="001F07AA">
      <w:pPr>
        <w:numPr>
          <w:ilvl w:val="0"/>
          <w:numId w:val="6"/>
        </w:numPr>
      </w:pPr>
      <w:r w:rsidRPr="001F07AA">
        <w:rPr>
          <w:b/>
          <w:bCs/>
        </w:rPr>
        <w:t>Correlation Heatmaps</w:t>
      </w:r>
      <w:r w:rsidRPr="001F07AA">
        <w:t>: To measure relationships between variables, particularly between demographic factors and service usage.</w:t>
      </w:r>
    </w:p>
    <w:p w14:paraId="66D88CF3" w14:textId="77777777" w:rsidR="001F07AA" w:rsidRPr="001F07AA" w:rsidRDefault="001F07AA" w:rsidP="001F07AA">
      <w:pPr>
        <w:numPr>
          <w:ilvl w:val="0"/>
          <w:numId w:val="6"/>
        </w:numPr>
      </w:pPr>
      <w:r w:rsidRPr="001F07AA">
        <w:rPr>
          <w:b/>
          <w:bCs/>
        </w:rPr>
        <w:t>Predictive Modeling</w:t>
      </w:r>
      <w:r w:rsidRPr="001F07AA">
        <w:t>: A Random Forest Regressor was trained to forecast future mental health medication usage. The model achieved a high accuracy (R² = 0.94) and low RMSE (1.84).</w:t>
      </w:r>
    </w:p>
    <w:p w14:paraId="1CA4388C" w14:textId="77777777" w:rsidR="001F07AA" w:rsidRPr="001F07AA" w:rsidRDefault="001F07AA" w:rsidP="001F07AA">
      <w:pPr>
        <w:numPr>
          <w:ilvl w:val="0"/>
          <w:numId w:val="6"/>
        </w:numPr>
      </w:pPr>
      <w:r w:rsidRPr="001F07AA">
        <w:rPr>
          <w:b/>
          <w:bCs/>
        </w:rPr>
        <w:t>Feature Importance</w:t>
      </w:r>
      <w:r w:rsidRPr="001F07AA">
        <w:t>: Model-based analysis identified the most influential factors on medication usage, with mental health indicators and age emerging as primary predictors.</w:t>
      </w:r>
    </w:p>
    <w:p w14:paraId="631A0669" w14:textId="77777777" w:rsidR="001F07AA" w:rsidRDefault="001F07AA" w:rsidP="001F07AA">
      <w:r w:rsidRPr="001F07AA">
        <w:t>All visualizations were generated using Python libraries including Matplotlib and Seaborn, while machine learning models were developed using Scikit-learn.</w:t>
      </w:r>
    </w:p>
    <w:p w14:paraId="5DCF6CD8" w14:textId="20D9BF96" w:rsidR="001F07AA" w:rsidRPr="001F07AA" w:rsidRDefault="001F07AA" w:rsidP="001F07AA">
      <w:pPr>
        <w:rPr>
          <w:b/>
          <w:bCs/>
        </w:rPr>
      </w:pPr>
      <w:r w:rsidRPr="001F07AA">
        <w:rPr>
          <w:b/>
          <w:bCs/>
        </w:rPr>
        <w:t>V. Results</w:t>
      </w:r>
      <w:del w:id="10" w:author="Douglas MacDonald" w:date="2025-04-16T15:38:00Z">
        <w:r w:rsidRPr="001F07AA" w:rsidDel="00F548DC">
          <w:rPr>
            <w:b/>
            <w:bCs/>
          </w:rPr>
          <w:delText xml:space="preserve"> and Analysis</w:delText>
        </w:r>
      </w:del>
    </w:p>
    <w:p w14:paraId="1133F7F1" w14:textId="35343CF4" w:rsidR="001F07AA" w:rsidRPr="001F07AA" w:rsidRDefault="001F07AA" w:rsidP="001F07AA">
      <w:r w:rsidRPr="001F07AA">
        <w:t>The cleaned and structured dataset was analyzed using descriptive statistics, visualizations, and predictive modeling to explore mental health medication usage during the COVID-19 pandemic. The findings highlight clear trends by demographic group and over time.</w:t>
      </w:r>
    </w:p>
    <w:p w14:paraId="11BB8CA1" w14:textId="77777777" w:rsidR="001F07AA" w:rsidRPr="001F07AA" w:rsidRDefault="001F07AA" w:rsidP="001F07AA">
      <w:pPr>
        <w:rPr>
          <w:b/>
          <w:bCs/>
        </w:rPr>
      </w:pPr>
      <w:r w:rsidRPr="001F07AA">
        <w:rPr>
          <w:b/>
          <w:bCs/>
        </w:rPr>
        <w:t>A. Descriptive Analysis by Demographics</w:t>
      </w:r>
    </w:p>
    <w:p w14:paraId="630EB92E" w14:textId="77777777" w:rsidR="001F07AA" w:rsidRPr="001F07AA" w:rsidRDefault="001F07AA" w:rsidP="001F07AA">
      <w:r w:rsidRPr="001F07AA">
        <w:t xml:space="preserve">Mental health medication usage </w:t>
      </w:r>
      <w:commentRangeStart w:id="11"/>
      <w:r w:rsidRPr="001F07AA">
        <w:t>varied significantly across age groups, gender, and other demographic indicators.</w:t>
      </w:r>
      <w:commentRangeEnd w:id="11"/>
      <w:r w:rsidR="00F548DC">
        <w:rPr>
          <w:rStyle w:val="CommentReference"/>
        </w:rPr>
        <w:commentReference w:id="11"/>
      </w:r>
    </w:p>
    <w:p w14:paraId="46E2F87F" w14:textId="77777777" w:rsidR="001F07AA" w:rsidRPr="001F07AA" w:rsidRDefault="001F07AA" w:rsidP="001F07AA">
      <w:pPr>
        <w:numPr>
          <w:ilvl w:val="0"/>
          <w:numId w:val="13"/>
        </w:numPr>
      </w:pPr>
      <w:r w:rsidRPr="001F07AA">
        <w:rPr>
          <w:b/>
          <w:bCs/>
        </w:rPr>
        <w:t>Age</w:t>
      </w:r>
      <w:r w:rsidRPr="001F07AA">
        <w:t>: Older adults reported higher rates of prescription medication usage. Respondents aged 65+ consistently showed the highest rates (</w:t>
      </w:r>
      <w:commentRangeStart w:id="12"/>
      <w:r w:rsidRPr="001F07AA">
        <w:t>CDC, 2021</w:t>
      </w:r>
      <w:commentRangeEnd w:id="12"/>
      <w:r w:rsidR="00F548DC">
        <w:rPr>
          <w:rStyle w:val="CommentReference"/>
        </w:rPr>
        <w:commentReference w:id="12"/>
      </w:r>
      <w:r w:rsidRPr="001F07AA">
        <w:t>).</w:t>
      </w:r>
    </w:p>
    <w:p w14:paraId="0C63F15D" w14:textId="77777777" w:rsidR="001F07AA" w:rsidRPr="001F07AA" w:rsidRDefault="001F07AA" w:rsidP="001F07AA">
      <w:pPr>
        <w:numPr>
          <w:ilvl w:val="0"/>
          <w:numId w:val="13"/>
        </w:numPr>
      </w:pPr>
      <w:r w:rsidRPr="001F07AA">
        <w:rPr>
          <w:b/>
          <w:bCs/>
        </w:rPr>
        <w:t>Gender</w:t>
      </w:r>
      <w:r w:rsidRPr="001F07AA">
        <w:t>: Women reported higher usage than men across all time periods (</w:t>
      </w:r>
      <w:commentRangeStart w:id="13"/>
      <w:r w:rsidRPr="001F07AA">
        <w:t>CDC, 2021).</w:t>
      </w:r>
      <w:commentRangeEnd w:id="13"/>
      <w:r w:rsidR="00F548DC">
        <w:rPr>
          <w:rStyle w:val="CommentReference"/>
        </w:rPr>
        <w:commentReference w:id="13"/>
      </w:r>
    </w:p>
    <w:p w14:paraId="39C5D2BD" w14:textId="68ACA807" w:rsidR="001F07AA" w:rsidRPr="001F07AA" w:rsidRDefault="001F07AA" w:rsidP="001F07AA">
      <w:pPr>
        <w:numPr>
          <w:ilvl w:val="0"/>
          <w:numId w:val="13"/>
        </w:numPr>
      </w:pPr>
      <w:r w:rsidRPr="001F07AA">
        <w:rPr>
          <w:b/>
          <w:bCs/>
        </w:rPr>
        <w:lastRenderedPageBreak/>
        <w:t>Race/Ethnicity</w:t>
      </w:r>
      <w:r w:rsidRPr="001F07AA">
        <w:t>: Non-Hispanic White individuals reported higher rates of mental health medication use compared to Black, Hispanic, and Asian respondents (</w:t>
      </w:r>
      <w:commentRangeStart w:id="14"/>
      <w:r w:rsidRPr="001F07AA">
        <w:t>Rodriguez et al., 2022</w:t>
      </w:r>
      <w:commentRangeEnd w:id="14"/>
      <w:r w:rsidR="00F548DC">
        <w:rPr>
          <w:rStyle w:val="CommentReference"/>
        </w:rPr>
        <w:commentReference w:id="14"/>
      </w:r>
      <w:r w:rsidRPr="001F07AA">
        <w:t>).</w:t>
      </w:r>
    </w:p>
    <w:p w14:paraId="75326650" w14:textId="2DD8B224" w:rsidR="001F07AA" w:rsidRPr="001F07AA" w:rsidRDefault="00EC7899" w:rsidP="001F07AA">
      <w:pPr>
        <w:rPr>
          <w:b/>
          <w:bCs/>
        </w:rPr>
      </w:pPr>
      <w:commentRangeStart w:id="15"/>
      <w:r>
        <w:rPr>
          <w:noProof/>
        </w:rPr>
        <w:drawing>
          <wp:inline distT="0" distB="0" distL="0" distR="0" wp14:anchorId="4B8021B1" wp14:editId="4390177C">
            <wp:extent cx="5943600" cy="3437890"/>
            <wp:effectExtent l="0" t="0" r="0" b="0"/>
            <wp:docPr id="1554075604" name="Picture 1" descr="A graph of mental health med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5604" name="Picture 1" descr="A graph of mental health medic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7890"/>
                    </a:xfrm>
                    <a:prstGeom prst="rect">
                      <a:avLst/>
                    </a:prstGeom>
                    <a:noFill/>
                    <a:ln>
                      <a:noFill/>
                    </a:ln>
                  </pic:spPr>
                </pic:pic>
              </a:graphicData>
            </a:graphic>
          </wp:inline>
        </w:drawing>
      </w:r>
      <w:commentRangeEnd w:id="15"/>
      <w:r w:rsidR="00500B88">
        <w:rPr>
          <w:rStyle w:val="CommentReference"/>
        </w:rPr>
        <w:commentReference w:id="15"/>
      </w:r>
    </w:p>
    <w:p w14:paraId="7A06BF23" w14:textId="003FE18D" w:rsidR="001F07AA" w:rsidRPr="001F07AA" w:rsidRDefault="001F07AA" w:rsidP="001F07AA">
      <w:r w:rsidRPr="001F07AA">
        <w:rPr>
          <w:b/>
          <w:bCs/>
        </w:rPr>
        <w:t>Figure 1.</w:t>
      </w:r>
      <w:r w:rsidRPr="001F07AA">
        <w:t xml:space="preserve"> </w:t>
      </w:r>
      <w:r w:rsidRPr="001F07AA">
        <w:rPr>
          <w:i/>
          <w:iCs/>
        </w:rPr>
        <w:t>Mental Health Medication Usage by Demographics</w:t>
      </w:r>
      <w:r w:rsidRPr="001F07AA">
        <w:br/>
        <w:t>(Bar chart comparing age, gender, and race groups on medication usage)</w:t>
      </w:r>
    </w:p>
    <w:p w14:paraId="6FDFA00B" w14:textId="77777777" w:rsidR="001F07AA" w:rsidRPr="001F07AA" w:rsidRDefault="001F07AA" w:rsidP="001F07AA">
      <w:pPr>
        <w:rPr>
          <w:b/>
          <w:bCs/>
        </w:rPr>
      </w:pPr>
      <w:r w:rsidRPr="001F07AA">
        <w:rPr>
          <w:b/>
          <w:bCs/>
        </w:rPr>
        <w:t>B. Temporal Trends Over the Pandemic Period</w:t>
      </w:r>
    </w:p>
    <w:p w14:paraId="710BA96C" w14:textId="77777777" w:rsidR="001F07AA" w:rsidRPr="001F07AA" w:rsidRDefault="001F07AA" w:rsidP="001F07AA">
      <w:r w:rsidRPr="001F07AA">
        <w:t>A line graph of medication usage over time revealed a steady increase in reported usage between mid-2020 and early 2021. This upward trend coincides with major pandemic-related stressors, such as lockdowns, unemployment spikes, and case surges (WHO, 2022).</w:t>
      </w:r>
    </w:p>
    <w:p w14:paraId="676F95EF" w14:textId="77777777" w:rsidR="001F07AA" w:rsidRPr="001F07AA" w:rsidRDefault="001F07AA" w:rsidP="001F07AA">
      <w:pPr>
        <w:numPr>
          <w:ilvl w:val="0"/>
          <w:numId w:val="14"/>
        </w:numPr>
      </w:pPr>
      <w:r w:rsidRPr="001F07AA">
        <w:t>Usage among young adults (18–44) increased notably, from 18.5% in 2019 to over 23% by 2021 (CDC, 2022).</w:t>
      </w:r>
    </w:p>
    <w:p w14:paraId="3ED7DBD9" w14:textId="77777777" w:rsidR="001F07AA" w:rsidRPr="001F07AA" w:rsidRDefault="001F07AA" w:rsidP="001F07AA">
      <w:pPr>
        <w:numPr>
          <w:ilvl w:val="0"/>
          <w:numId w:val="14"/>
        </w:numPr>
      </w:pPr>
      <w:commentRangeStart w:id="16"/>
      <w:r w:rsidRPr="001F07AA">
        <w:t>Periodic dips in usage likely reflect seasonal and reporting variability.</w:t>
      </w:r>
      <w:commentRangeEnd w:id="16"/>
      <w:r w:rsidR="00F548DC">
        <w:rPr>
          <w:rStyle w:val="CommentReference"/>
        </w:rPr>
        <w:commentReference w:id="16"/>
      </w:r>
    </w:p>
    <w:p w14:paraId="7A19EE7E" w14:textId="77777777" w:rsidR="001F07AA" w:rsidRPr="001F07AA" w:rsidRDefault="00F371D1" w:rsidP="001F07AA">
      <w:r>
        <w:pict w14:anchorId="71849DFB">
          <v:rect id="_x0000_i1025" style="width:0;height:1.5pt" o:hralign="center" o:hrstd="t" o:hr="t" fillcolor="#a0a0a0" stroked="f"/>
        </w:pict>
      </w:r>
    </w:p>
    <w:p w14:paraId="4FDF4FBC" w14:textId="3C799C7E" w:rsidR="001F07AA" w:rsidRPr="001F07AA" w:rsidRDefault="00EC7899" w:rsidP="001F07AA">
      <w:pPr>
        <w:rPr>
          <w:b/>
          <w:bCs/>
        </w:rPr>
      </w:pPr>
      <w:r>
        <w:rPr>
          <w:noProof/>
        </w:rPr>
        <w:lastRenderedPageBreak/>
        <w:drawing>
          <wp:inline distT="0" distB="0" distL="0" distR="0" wp14:anchorId="4D56789D" wp14:editId="17834CF6">
            <wp:extent cx="5943600" cy="6177280"/>
            <wp:effectExtent l="0" t="0" r="0" b="0"/>
            <wp:docPr id="1962195787"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95787" name="Picture 2" descr="A graph with different colored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77280"/>
                    </a:xfrm>
                    <a:prstGeom prst="rect">
                      <a:avLst/>
                    </a:prstGeom>
                    <a:noFill/>
                    <a:ln>
                      <a:noFill/>
                    </a:ln>
                  </pic:spPr>
                </pic:pic>
              </a:graphicData>
            </a:graphic>
          </wp:inline>
        </w:drawing>
      </w:r>
    </w:p>
    <w:p w14:paraId="136B9210" w14:textId="700C1449" w:rsidR="001F07AA" w:rsidRPr="001F07AA" w:rsidRDefault="001F07AA" w:rsidP="001F07AA">
      <w:r w:rsidRPr="001F07AA">
        <w:rPr>
          <w:b/>
          <w:bCs/>
        </w:rPr>
        <w:t>Figure 2.</w:t>
      </w:r>
      <w:r w:rsidRPr="001F07AA">
        <w:t xml:space="preserve"> </w:t>
      </w:r>
      <w:r w:rsidRPr="001F07AA">
        <w:rPr>
          <w:i/>
          <w:iCs/>
        </w:rPr>
        <w:t xml:space="preserve">Trend of Mental Health Medication Usage </w:t>
      </w:r>
      <w:commentRangeStart w:id="17"/>
      <w:r w:rsidRPr="001F07AA">
        <w:rPr>
          <w:i/>
          <w:iCs/>
        </w:rPr>
        <w:t xml:space="preserve">Over </w:t>
      </w:r>
      <w:proofErr w:type="gramStart"/>
      <w:r w:rsidRPr="001F07AA">
        <w:rPr>
          <w:i/>
          <w:iCs/>
        </w:rPr>
        <w:t>Time</w:t>
      </w:r>
      <w:commentRangeEnd w:id="17"/>
      <w:proofErr w:type="gramEnd"/>
      <w:r w:rsidR="00F548DC">
        <w:rPr>
          <w:rStyle w:val="CommentReference"/>
        </w:rPr>
        <w:commentReference w:id="17"/>
      </w:r>
      <w:r w:rsidRPr="001F07AA">
        <w:br/>
        <w:t>(Line graph: Time period on x-axis, usage % on y-axis, grouped by demographic)</w:t>
      </w:r>
    </w:p>
    <w:p w14:paraId="20CF3712" w14:textId="77777777" w:rsidR="001F07AA" w:rsidRPr="001F07AA" w:rsidRDefault="001F07AA" w:rsidP="001F07AA">
      <w:pPr>
        <w:rPr>
          <w:b/>
          <w:bCs/>
        </w:rPr>
      </w:pPr>
      <w:r w:rsidRPr="001F07AA">
        <w:rPr>
          <w:b/>
          <w:bCs/>
        </w:rPr>
        <w:t>C. Correlation Analysis</w:t>
      </w:r>
    </w:p>
    <w:p w14:paraId="48807D6A" w14:textId="77777777" w:rsidR="001F07AA" w:rsidRPr="001F07AA" w:rsidRDefault="001F07AA" w:rsidP="001F07AA">
      <w:r w:rsidRPr="001F07AA">
        <w:t>A correlation matrix was computed to evaluate relationships between numerical variables. Strong correlations (r &gt; 0.95) were found between:</w:t>
      </w:r>
    </w:p>
    <w:p w14:paraId="0458171D" w14:textId="77777777" w:rsidR="001F07AA" w:rsidRPr="001F07AA" w:rsidRDefault="001F07AA" w:rsidP="001F07AA">
      <w:pPr>
        <w:numPr>
          <w:ilvl w:val="0"/>
          <w:numId w:val="15"/>
        </w:numPr>
      </w:pPr>
      <w:commentRangeStart w:id="18"/>
      <w:r w:rsidRPr="001F07AA">
        <w:t xml:space="preserve">Value, </w:t>
      </w:r>
      <w:proofErr w:type="spellStart"/>
      <w:r w:rsidRPr="001F07AA">
        <w:t>LowCI</w:t>
      </w:r>
      <w:proofErr w:type="spellEnd"/>
      <w:r w:rsidRPr="001F07AA">
        <w:t xml:space="preserve">, and </w:t>
      </w:r>
      <w:proofErr w:type="spellStart"/>
      <w:r w:rsidRPr="001F07AA">
        <w:t>HighCI</w:t>
      </w:r>
      <w:proofErr w:type="spellEnd"/>
      <w:r w:rsidRPr="001F07AA">
        <w:t>, suggesting internal consistency.</w:t>
      </w:r>
      <w:commentRangeEnd w:id="18"/>
      <w:r w:rsidR="00500B88">
        <w:rPr>
          <w:rStyle w:val="CommentReference"/>
        </w:rPr>
        <w:commentReference w:id="18"/>
      </w:r>
    </w:p>
    <w:p w14:paraId="14C0FD88" w14:textId="5FAAA8A7" w:rsidR="001F07AA" w:rsidRPr="001F07AA" w:rsidRDefault="001F07AA" w:rsidP="001F07AA">
      <w:pPr>
        <w:numPr>
          <w:ilvl w:val="0"/>
          <w:numId w:val="15"/>
        </w:numPr>
      </w:pPr>
      <w:r w:rsidRPr="001F07AA">
        <w:lastRenderedPageBreak/>
        <w:t>Weak or no correlation between medication use and survey time phase or subgroup label.</w:t>
      </w:r>
    </w:p>
    <w:p w14:paraId="4ACAF7D0" w14:textId="016358B4" w:rsidR="001F07AA" w:rsidRPr="001F07AA" w:rsidRDefault="00EC7899" w:rsidP="001F07AA">
      <w:pPr>
        <w:rPr>
          <w:b/>
          <w:bCs/>
        </w:rPr>
      </w:pPr>
      <w:r>
        <w:rPr>
          <w:noProof/>
        </w:rPr>
        <w:drawing>
          <wp:inline distT="0" distB="0" distL="0" distR="0" wp14:anchorId="1A04848D" wp14:editId="5B4E9521">
            <wp:extent cx="5676900" cy="4122420"/>
            <wp:effectExtent l="0" t="0" r="0" b="0"/>
            <wp:docPr id="1543126711" name="Picture 3" descr="A screensho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6711" name="Picture 3" descr="A screenshot of a heatmap&#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122420"/>
                    </a:xfrm>
                    <a:prstGeom prst="rect">
                      <a:avLst/>
                    </a:prstGeom>
                    <a:noFill/>
                    <a:ln>
                      <a:noFill/>
                    </a:ln>
                  </pic:spPr>
                </pic:pic>
              </a:graphicData>
            </a:graphic>
          </wp:inline>
        </w:drawing>
      </w:r>
    </w:p>
    <w:p w14:paraId="5DFC3C2D" w14:textId="782B139A" w:rsidR="001F07AA" w:rsidRPr="001F07AA" w:rsidRDefault="001F07AA" w:rsidP="001F07AA">
      <w:r w:rsidRPr="001F07AA">
        <w:rPr>
          <w:b/>
          <w:bCs/>
        </w:rPr>
        <w:t>Figure 3.</w:t>
      </w:r>
      <w:r w:rsidRPr="001F07AA">
        <w:t xml:space="preserve"> </w:t>
      </w:r>
      <w:r w:rsidRPr="001F07AA">
        <w:rPr>
          <w:i/>
          <w:iCs/>
        </w:rPr>
        <w:t>Correlation Heatmap of Key Survey Variables</w:t>
      </w:r>
    </w:p>
    <w:p w14:paraId="309D6097" w14:textId="77777777" w:rsidR="001F07AA" w:rsidRPr="001F07AA" w:rsidRDefault="001F07AA" w:rsidP="001F07AA">
      <w:pPr>
        <w:rPr>
          <w:b/>
          <w:bCs/>
        </w:rPr>
      </w:pPr>
      <w:r w:rsidRPr="001F07AA">
        <w:rPr>
          <w:b/>
          <w:bCs/>
        </w:rPr>
        <w:t>D. Predictive Modeling</w:t>
      </w:r>
    </w:p>
    <w:p w14:paraId="208F5D52" w14:textId="77777777" w:rsidR="001F07AA" w:rsidRPr="001F07AA" w:rsidRDefault="001F07AA" w:rsidP="001F07AA">
      <w:r w:rsidRPr="001F07AA">
        <w:t xml:space="preserve">A </w:t>
      </w:r>
      <w:r w:rsidRPr="001F07AA">
        <w:rPr>
          <w:b/>
          <w:bCs/>
        </w:rPr>
        <w:t>Random Forest Regressor</w:t>
      </w:r>
      <w:r w:rsidRPr="001F07AA">
        <w:t xml:space="preserve"> was used to predict future mental health medication usage. </w:t>
      </w:r>
      <w:commentRangeStart w:id="19"/>
      <w:r w:rsidRPr="001F07AA">
        <w:t xml:space="preserve">The model used features such as </w:t>
      </w:r>
      <w:commentRangeEnd w:id="19"/>
      <w:r w:rsidR="00500B88">
        <w:rPr>
          <w:rStyle w:val="CommentReference"/>
        </w:rPr>
        <w:commentReference w:id="19"/>
      </w:r>
      <w:r w:rsidRPr="001F07AA">
        <w:t>demographic group, time period, and location. It achieved:</w:t>
      </w:r>
    </w:p>
    <w:p w14:paraId="36FBCBCF" w14:textId="77777777" w:rsidR="001F07AA" w:rsidRPr="001F07AA" w:rsidRDefault="001F07AA" w:rsidP="001F07AA">
      <w:pPr>
        <w:numPr>
          <w:ilvl w:val="0"/>
          <w:numId w:val="16"/>
        </w:numPr>
      </w:pPr>
      <w:r w:rsidRPr="001F07AA">
        <w:rPr>
          <w:b/>
          <w:bCs/>
        </w:rPr>
        <w:t>R² Score</w:t>
      </w:r>
      <w:r w:rsidRPr="001F07AA">
        <w:t>: 0.94 (indicating strong model performance)</w:t>
      </w:r>
    </w:p>
    <w:p w14:paraId="74C6A6CD" w14:textId="77777777" w:rsidR="001F07AA" w:rsidRPr="001F07AA" w:rsidRDefault="001F07AA" w:rsidP="001F07AA">
      <w:pPr>
        <w:numPr>
          <w:ilvl w:val="0"/>
          <w:numId w:val="16"/>
        </w:numPr>
      </w:pPr>
      <w:r w:rsidRPr="001F07AA">
        <w:rPr>
          <w:b/>
          <w:bCs/>
        </w:rPr>
        <w:t>RMSE</w:t>
      </w:r>
      <w:r w:rsidRPr="001F07AA">
        <w:t>: 1.84 (indicating low prediction error)</w:t>
      </w:r>
    </w:p>
    <w:p w14:paraId="03FA082D" w14:textId="77777777" w:rsidR="001F07AA" w:rsidRPr="001F07AA" w:rsidRDefault="001F07AA" w:rsidP="001F07AA">
      <w:r w:rsidRPr="001F07AA">
        <w:rPr>
          <w:b/>
          <w:bCs/>
        </w:rPr>
        <w:t>Feature Importance Analysis</w:t>
      </w:r>
      <w:r w:rsidRPr="001F07AA">
        <w:t xml:space="preserve"> revealed:</w:t>
      </w:r>
    </w:p>
    <w:p w14:paraId="2A186A02" w14:textId="77777777" w:rsidR="001F07AA" w:rsidRPr="001F07AA" w:rsidRDefault="001F07AA" w:rsidP="001F07AA">
      <w:pPr>
        <w:numPr>
          <w:ilvl w:val="0"/>
          <w:numId w:val="17"/>
        </w:numPr>
      </w:pPr>
      <w:r w:rsidRPr="001F07AA">
        <w:t>Mental health indicator (e.g., anxiety/depression symptoms) was the top predictor.</w:t>
      </w:r>
    </w:p>
    <w:p w14:paraId="05A7A965" w14:textId="77777777" w:rsidR="001F07AA" w:rsidRPr="001F07AA" w:rsidRDefault="001F07AA" w:rsidP="001F07AA">
      <w:pPr>
        <w:numPr>
          <w:ilvl w:val="0"/>
          <w:numId w:val="17"/>
        </w:numPr>
      </w:pPr>
      <w:r w:rsidRPr="001F07AA">
        <w:t xml:space="preserve">Age and </w:t>
      </w:r>
      <w:commentRangeStart w:id="20"/>
      <w:r w:rsidRPr="001F07AA">
        <w:t>subgroup</w:t>
      </w:r>
      <w:commentRangeEnd w:id="20"/>
      <w:r w:rsidR="00500B88">
        <w:rPr>
          <w:rStyle w:val="CommentReference"/>
        </w:rPr>
        <w:commentReference w:id="20"/>
      </w:r>
      <w:r w:rsidRPr="001F07AA">
        <w:t xml:space="preserve"> features ranked next in influence.</w:t>
      </w:r>
    </w:p>
    <w:p w14:paraId="64208084" w14:textId="6EAEB7D3" w:rsidR="001F07AA" w:rsidRPr="001F07AA" w:rsidRDefault="001F07AA" w:rsidP="001F07AA">
      <w:pPr>
        <w:numPr>
          <w:ilvl w:val="0"/>
          <w:numId w:val="17"/>
        </w:numPr>
      </w:pPr>
      <w:r w:rsidRPr="001F07AA">
        <w:t>State and time period were moderately important.</w:t>
      </w:r>
    </w:p>
    <w:p w14:paraId="4DEF40A9" w14:textId="375507C2" w:rsidR="001F07AA" w:rsidRPr="001F07AA" w:rsidRDefault="00EC7899" w:rsidP="001F07AA">
      <w:pPr>
        <w:rPr>
          <w:b/>
          <w:bCs/>
        </w:rPr>
      </w:pPr>
      <w:r>
        <w:rPr>
          <w:noProof/>
        </w:rPr>
        <w:lastRenderedPageBreak/>
        <w:drawing>
          <wp:inline distT="0" distB="0" distL="0" distR="0" wp14:anchorId="23783C96" wp14:editId="7910D8EB">
            <wp:extent cx="5943600" cy="3587115"/>
            <wp:effectExtent l="0" t="0" r="0" b="0"/>
            <wp:docPr id="1323615281" name="Picture 4" descr="A graph with a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5281" name="Picture 4" descr="A graph with a bar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87115"/>
                    </a:xfrm>
                    <a:prstGeom prst="rect">
                      <a:avLst/>
                    </a:prstGeom>
                    <a:noFill/>
                    <a:ln>
                      <a:noFill/>
                    </a:ln>
                  </pic:spPr>
                </pic:pic>
              </a:graphicData>
            </a:graphic>
          </wp:inline>
        </w:drawing>
      </w:r>
    </w:p>
    <w:p w14:paraId="39505F37" w14:textId="4AD87CD5" w:rsidR="001F07AA" w:rsidRPr="001F07AA" w:rsidRDefault="001F07AA" w:rsidP="001F07AA">
      <w:r w:rsidRPr="001F07AA">
        <w:rPr>
          <w:b/>
          <w:bCs/>
        </w:rPr>
        <w:t>Figure 4.</w:t>
      </w:r>
      <w:r w:rsidRPr="001F07AA">
        <w:t xml:space="preserve"> </w:t>
      </w:r>
      <w:r w:rsidRPr="001F07AA">
        <w:rPr>
          <w:i/>
          <w:iCs/>
        </w:rPr>
        <w:t>Feature Importance in Predicting Mental Health Medication Usage</w:t>
      </w:r>
    </w:p>
    <w:p w14:paraId="5B61902E" w14:textId="77777777" w:rsidR="001F07AA" w:rsidRPr="001F07AA" w:rsidRDefault="001F07AA" w:rsidP="001F07AA">
      <w:pPr>
        <w:rPr>
          <w:b/>
          <w:bCs/>
        </w:rPr>
      </w:pPr>
      <w:r w:rsidRPr="001F07AA">
        <w:rPr>
          <w:b/>
          <w:bCs/>
        </w:rPr>
        <w:t>E. Forecast for January 2025</w:t>
      </w:r>
    </w:p>
    <w:p w14:paraId="48E50E53" w14:textId="77777777" w:rsidR="001F07AA" w:rsidRPr="001F07AA" w:rsidRDefault="001F07AA" w:rsidP="001F07AA">
      <w:commentRangeStart w:id="21"/>
      <w:r w:rsidRPr="001F07AA">
        <w:t>Using the trained model, a forecast was generated for January 2025 for the “18–29 years” age group. The model predicts:</w:t>
      </w:r>
      <w:commentRangeEnd w:id="21"/>
      <w:r w:rsidR="00500B88">
        <w:rPr>
          <w:rStyle w:val="CommentReference"/>
        </w:rPr>
        <w:commentReference w:id="21"/>
      </w:r>
    </w:p>
    <w:p w14:paraId="16636949" w14:textId="77777777" w:rsidR="001F07AA" w:rsidRPr="00500B88" w:rsidRDefault="001F07AA" w:rsidP="001F07AA">
      <w:r w:rsidRPr="00500B88">
        <w:rPr>
          <w:bCs/>
          <w:rPrChange w:id="22" w:author="Douglas MacDonald" w:date="2025-04-16T15:47:00Z">
            <w:rPr>
              <w:b/>
              <w:bCs/>
            </w:rPr>
          </w:rPrChange>
        </w:rPr>
        <w:t>Mental Health Medication Usage in January 2025</w:t>
      </w:r>
      <w:r w:rsidRPr="00500B88">
        <w:t xml:space="preserve">: </w:t>
      </w:r>
      <w:r w:rsidRPr="00500B88">
        <w:rPr>
          <w:bCs/>
          <w:rPrChange w:id="23" w:author="Douglas MacDonald" w:date="2025-04-16T15:47:00Z">
            <w:rPr>
              <w:b/>
              <w:bCs/>
            </w:rPr>
          </w:rPrChange>
        </w:rPr>
        <w:t>19.22%</w:t>
      </w:r>
    </w:p>
    <w:p w14:paraId="7ECAD4E8" w14:textId="77777777" w:rsidR="001F07AA" w:rsidRPr="001F07AA" w:rsidRDefault="001F07AA" w:rsidP="001F07AA">
      <w:r w:rsidRPr="001F07AA">
        <w:t>This suggests continued elevated demand and supports the need for sustained investment in mental health infrastructure and services (Nature, 2024).</w:t>
      </w:r>
    </w:p>
    <w:p w14:paraId="26D1921C" w14:textId="77777777" w:rsidR="001F07AA" w:rsidRPr="001F07AA" w:rsidRDefault="001F07AA" w:rsidP="001F07AA">
      <w:pPr>
        <w:rPr>
          <w:b/>
          <w:bCs/>
        </w:rPr>
      </w:pPr>
      <w:r w:rsidRPr="001F07AA">
        <w:rPr>
          <w:b/>
          <w:bCs/>
        </w:rPr>
        <w:t>VI. Discussion</w:t>
      </w:r>
    </w:p>
    <w:p w14:paraId="50DF0573" w14:textId="77777777" w:rsidR="001F07AA" w:rsidRPr="001F07AA" w:rsidRDefault="001F07AA" w:rsidP="001F07AA">
      <w:pPr>
        <w:rPr>
          <w:b/>
          <w:bCs/>
        </w:rPr>
      </w:pPr>
      <w:r w:rsidRPr="001F07AA">
        <w:rPr>
          <w:b/>
          <w:bCs/>
        </w:rPr>
        <w:t>A. Interpretation of Findings</w:t>
      </w:r>
    </w:p>
    <w:p w14:paraId="16E0FF58" w14:textId="77777777" w:rsidR="001F07AA" w:rsidRPr="001F07AA" w:rsidRDefault="001F07AA" w:rsidP="001F07AA">
      <w:r w:rsidRPr="001F07AA">
        <w:t xml:space="preserve">The results of this analysis confirm that the COVID-19 pandemic had a sustained and measurable impact on mental health medication usage in the United States. Notably, demographic factors such as age, gender, and race/ethnicity </w:t>
      </w:r>
      <w:commentRangeStart w:id="24"/>
      <w:r w:rsidRPr="001F07AA">
        <w:t xml:space="preserve">significantly influenced </w:t>
      </w:r>
      <w:commentRangeEnd w:id="24"/>
      <w:r w:rsidR="00500B88">
        <w:rPr>
          <w:rStyle w:val="CommentReference"/>
        </w:rPr>
        <w:commentReference w:id="24"/>
      </w:r>
      <w:r w:rsidRPr="001F07AA">
        <w:t>how individuals accessed and utilized mental health services.</w:t>
      </w:r>
    </w:p>
    <w:p w14:paraId="50B0A264" w14:textId="77777777" w:rsidR="001F07AA" w:rsidRPr="001F07AA" w:rsidRDefault="001F07AA" w:rsidP="001F07AA">
      <w:pPr>
        <w:numPr>
          <w:ilvl w:val="0"/>
          <w:numId w:val="18"/>
        </w:numPr>
      </w:pPr>
      <w:commentRangeStart w:id="25"/>
      <w:r w:rsidRPr="001F07AA">
        <w:rPr>
          <w:b/>
          <w:bCs/>
        </w:rPr>
        <w:t>Older adults</w:t>
      </w:r>
      <w:r w:rsidRPr="001F07AA">
        <w:t xml:space="preserve"> consistently reported the highest usage rates</w:t>
      </w:r>
      <w:commentRangeEnd w:id="25"/>
      <w:r w:rsidR="00D2683F">
        <w:rPr>
          <w:rStyle w:val="CommentReference"/>
        </w:rPr>
        <w:commentReference w:id="25"/>
      </w:r>
      <w:r w:rsidRPr="001F07AA">
        <w:t>, likely due to greater vulnerability to both physical and psychological consequences of the pandemic (CDC, 2021).</w:t>
      </w:r>
    </w:p>
    <w:p w14:paraId="2352C4D9" w14:textId="77777777" w:rsidR="001F07AA" w:rsidRPr="001F07AA" w:rsidRDefault="001F07AA" w:rsidP="001F07AA">
      <w:pPr>
        <w:numPr>
          <w:ilvl w:val="0"/>
          <w:numId w:val="18"/>
        </w:numPr>
      </w:pPr>
      <w:r w:rsidRPr="001F07AA">
        <w:rPr>
          <w:b/>
          <w:bCs/>
        </w:rPr>
        <w:lastRenderedPageBreak/>
        <w:t>Women</w:t>
      </w:r>
      <w:r w:rsidRPr="001F07AA">
        <w:t xml:space="preserve"> were more likely to use mental health medications than men, reflecting broader trends in gendered help-seeking behaviors and prevalence of internalizing disorders such as anxiety and depression (Rodriguez et al., 2022).</w:t>
      </w:r>
    </w:p>
    <w:p w14:paraId="39568F9A" w14:textId="77777777" w:rsidR="001F07AA" w:rsidRPr="001F07AA" w:rsidRDefault="001F07AA" w:rsidP="001F07AA">
      <w:pPr>
        <w:numPr>
          <w:ilvl w:val="0"/>
          <w:numId w:val="18"/>
        </w:numPr>
      </w:pPr>
      <w:r w:rsidRPr="001F07AA">
        <w:rPr>
          <w:b/>
          <w:bCs/>
        </w:rPr>
        <w:t>Racial disparities</w:t>
      </w:r>
      <w:r w:rsidRPr="001F07AA">
        <w:t xml:space="preserve"> were also evident, </w:t>
      </w:r>
      <w:commentRangeStart w:id="26"/>
      <w:r w:rsidRPr="001F07AA">
        <w:t>with non-Hispanic White respondents accessing mental health medications at higher rates than Black, Hispanic, or Asian individuals,</w:t>
      </w:r>
      <w:commentRangeEnd w:id="26"/>
      <w:r w:rsidR="00D2683F">
        <w:rPr>
          <w:rStyle w:val="CommentReference"/>
        </w:rPr>
        <w:commentReference w:id="26"/>
      </w:r>
      <w:r w:rsidRPr="001F07AA">
        <w:t xml:space="preserve"> consistent with prior findings on systemic barriers and stigma in mental health care (KFF, 2021).</w:t>
      </w:r>
    </w:p>
    <w:p w14:paraId="48CFC775" w14:textId="77777777" w:rsidR="001F07AA" w:rsidRPr="001F07AA" w:rsidRDefault="001F07AA" w:rsidP="001F07AA">
      <w:r w:rsidRPr="001F07AA">
        <w:t>These patterns align with other major research efforts that have highlighted unequal access to mental health services during the pandemic, as well as shifting public attitudes toward mental health treatment (WHO, 2022).</w:t>
      </w:r>
    </w:p>
    <w:p w14:paraId="6623BC67" w14:textId="77777777" w:rsidR="001F07AA" w:rsidRPr="001F07AA" w:rsidRDefault="001F07AA" w:rsidP="001F07AA">
      <w:pPr>
        <w:rPr>
          <w:b/>
          <w:bCs/>
        </w:rPr>
      </w:pPr>
      <w:r w:rsidRPr="001F07AA">
        <w:rPr>
          <w:b/>
          <w:bCs/>
        </w:rPr>
        <w:t>B. Comparison with Existing Literature</w:t>
      </w:r>
    </w:p>
    <w:p w14:paraId="03FFA0A6" w14:textId="77777777" w:rsidR="001F07AA" w:rsidRPr="001F07AA" w:rsidRDefault="001F07AA" w:rsidP="001F07AA">
      <w:r w:rsidRPr="001F07AA">
        <w:t>The increase in medication usage and therapy demand mirrors global findings from the World Health Organization and U.S.-based surveys by the CDC and Pew Research Center. These organizations have consistently reported that psychological symptoms intensified during the pandemic and disproportionately affected specific populations (Pew Research Center, 2023; WHO, 2022).</w:t>
      </w:r>
    </w:p>
    <w:p w14:paraId="00C2C2FF" w14:textId="77777777" w:rsidR="001F07AA" w:rsidRPr="001F07AA" w:rsidRDefault="001F07AA" w:rsidP="001F07AA">
      <w:r w:rsidRPr="001F07AA">
        <w:t>Furthermore, the forecasted continued rise in medication usage (</w:t>
      </w:r>
      <w:commentRangeStart w:id="27"/>
      <w:r w:rsidRPr="001F07AA">
        <w:t xml:space="preserve">19.22% by January </w:t>
      </w:r>
      <w:commentRangeEnd w:id="27"/>
      <w:r w:rsidR="00D2683F">
        <w:rPr>
          <w:rStyle w:val="CommentReference"/>
        </w:rPr>
        <w:commentReference w:id="27"/>
      </w:r>
      <w:r w:rsidRPr="001F07AA">
        <w:t>2025) supports the assertion that the pandemic’s mental health effects are long-term, not temporary. This aligns with longitudinal research suggesting persistent elevated distress even after major lockdowns ended (Nature, 2024).</w:t>
      </w:r>
    </w:p>
    <w:p w14:paraId="4ABF5713" w14:textId="77777777" w:rsidR="001F07AA" w:rsidRPr="001F07AA" w:rsidRDefault="001F07AA" w:rsidP="001F07AA">
      <w:pPr>
        <w:rPr>
          <w:b/>
          <w:bCs/>
        </w:rPr>
      </w:pPr>
      <w:r w:rsidRPr="001F07AA">
        <w:rPr>
          <w:b/>
          <w:bCs/>
        </w:rPr>
        <w:t>C. Implications for Health Policy</w:t>
      </w:r>
    </w:p>
    <w:p w14:paraId="297C54B6" w14:textId="77777777" w:rsidR="001F07AA" w:rsidRPr="001F07AA" w:rsidRDefault="001F07AA" w:rsidP="001F07AA">
      <w:r w:rsidRPr="001F07AA">
        <w:t>The study's findings point to several key policy needs:</w:t>
      </w:r>
    </w:p>
    <w:p w14:paraId="21CAA322" w14:textId="77777777" w:rsidR="001F07AA" w:rsidRPr="001F07AA" w:rsidRDefault="001F07AA" w:rsidP="001F07AA">
      <w:pPr>
        <w:numPr>
          <w:ilvl w:val="0"/>
          <w:numId w:val="19"/>
        </w:numPr>
      </w:pPr>
      <w:r w:rsidRPr="001F07AA">
        <w:rPr>
          <w:b/>
          <w:bCs/>
        </w:rPr>
        <w:t>Sustained funding</w:t>
      </w:r>
      <w:r w:rsidRPr="001F07AA">
        <w:t xml:space="preserve"> for mental health services, including expanded access to medications and counseling, especially in vulnerable communities.</w:t>
      </w:r>
    </w:p>
    <w:p w14:paraId="75E12118" w14:textId="77777777" w:rsidR="001F07AA" w:rsidRPr="001F07AA" w:rsidRDefault="001F07AA" w:rsidP="001F07AA">
      <w:pPr>
        <w:numPr>
          <w:ilvl w:val="0"/>
          <w:numId w:val="19"/>
        </w:numPr>
      </w:pPr>
      <w:r w:rsidRPr="001F07AA">
        <w:rPr>
          <w:b/>
          <w:bCs/>
        </w:rPr>
        <w:t>Culturally competent outreach</w:t>
      </w:r>
      <w:r w:rsidRPr="001F07AA">
        <w:t xml:space="preserve"> to address disparities among racial and ethnic minority populations.</w:t>
      </w:r>
    </w:p>
    <w:p w14:paraId="58BF9C70" w14:textId="77777777" w:rsidR="001F07AA" w:rsidRPr="001F07AA" w:rsidRDefault="001F07AA" w:rsidP="001F07AA">
      <w:pPr>
        <w:numPr>
          <w:ilvl w:val="0"/>
          <w:numId w:val="19"/>
        </w:numPr>
      </w:pPr>
      <w:r w:rsidRPr="001F07AA">
        <w:rPr>
          <w:b/>
          <w:bCs/>
        </w:rPr>
        <w:t>Integration of mental health into primary care</w:t>
      </w:r>
      <w:r w:rsidRPr="001F07AA">
        <w:t>, allowing more touchpoints for diagnosis and intervention.</w:t>
      </w:r>
    </w:p>
    <w:p w14:paraId="49E1654E" w14:textId="77777777" w:rsidR="001F07AA" w:rsidRPr="001F07AA" w:rsidRDefault="001F07AA" w:rsidP="001F07AA">
      <w:pPr>
        <w:numPr>
          <w:ilvl w:val="0"/>
          <w:numId w:val="19"/>
        </w:numPr>
      </w:pPr>
      <w:r w:rsidRPr="001F07AA">
        <w:rPr>
          <w:b/>
          <w:bCs/>
        </w:rPr>
        <w:t>Use of predictive analytics</w:t>
      </w:r>
      <w:r w:rsidRPr="001F07AA">
        <w:t xml:space="preserve"> by policymakers to anticipate future healthcare demand and allocate resources accordingly.</w:t>
      </w:r>
    </w:p>
    <w:p w14:paraId="66F83B66" w14:textId="77777777" w:rsidR="001F07AA" w:rsidRPr="001F07AA" w:rsidRDefault="001F07AA" w:rsidP="001F07AA">
      <w:r w:rsidRPr="001F07AA">
        <w:t>By understanding who is most affected and how trends are evolving, public health leaders can better tailor interventions to serve populations in greatest need.</w:t>
      </w:r>
    </w:p>
    <w:p w14:paraId="5C0B9EA1" w14:textId="77777777" w:rsidR="001F07AA" w:rsidRPr="001F07AA" w:rsidRDefault="001F07AA" w:rsidP="001F07AA">
      <w:pPr>
        <w:rPr>
          <w:b/>
          <w:bCs/>
        </w:rPr>
      </w:pPr>
      <w:r w:rsidRPr="001F07AA">
        <w:rPr>
          <w:b/>
          <w:bCs/>
        </w:rPr>
        <w:t>D. Study Limitations</w:t>
      </w:r>
    </w:p>
    <w:p w14:paraId="44D179E1" w14:textId="77777777" w:rsidR="001F07AA" w:rsidRPr="001F07AA" w:rsidRDefault="001F07AA" w:rsidP="001F07AA">
      <w:r w:rsidRPr="001F07AA">
        <w:lastRenderedPageBreak/>
        <w:t xml:space="preserve">While the findings are </w:t>
      </w:r>
      <w:commentRangeStart w:id="28"/>
      <w:r w:rsidRPr="001F07AA">
        <w:t xml:space="preserve">robust, </w:t>
      </w:r>
      <w:commentRangeEnd w:id="28"/>
      <w:r w:rsidR="00D2683F">
        <w:rPr>
          <w:rStyle w:val="CommentReference"/>
        </w:rPr>
        <w:commentReference w:id="28"/>
      </w:r>
      <w:r w:rsidRPr="001F07AA">
        <w:t>the study does have limitations:</w:t>
      </w:r>
    </w:p>
    <w:p w14:paraId="333D7C17" w14:textId="77777777" w:rsidR="001F07AA" w:rsidRPr="001F07AA" w:rsidRDefault="001F07AA" w:rsidP="001F07AA">
      <w:pPr>
        <w:numPr>
          <w:ilvl w:val="0"/>
          <w:numId w:val="20"/>
        </w:numPr>
      </w:pPr>
      <w:r w:rsidRPr="001F07AA">
        <w:t>The analysis is based on self-reported survey data, which may be subject to recall bias.</w:t>
      </w:r>
    </w:p>
    <w:p w14:paraId="58CE3F8B" w14:textId="77777777" w:rsidR="001F07AA" w:rsidRPr="001F07AA" w:rsidRDefault="001F07AA" w:rsidP="001F07AA">
      <w:pPr>
        <w:numPr>
          <w:ilvl w:val="0"/>
          <w:numId w:val="20"/>
        </w:numPr>
      </w:pPr>
      <w:r w:rsidRPr="001F07AA">
        <w:t>Not all mental health outcomes (e.g., severity of symptoms, comorbid conditions) were captured in the dataset.</w:t>
      </w:r>
    </w:p>
    <w:p w14:paraId="7B689261" w14:textId="77777777" w:rsidR="001F07AA" w:rsidRPr="001F07AA" w:rsidRDefault="001F07AA" w:rsidP="001F07AA">
      <w:pPr>
        <w:numPr>
          <w:ilvl w:val="0"/>
          <w:numId w:val="20"/>
        </w:numPr>
      </w:pPr>
      <w:r w:rsidRPr="001F07AA">
        <w:t>The forecasting model, while accurate, is limited to observed variables and cannot fully account for policy or behavioral changes that may occur in the future.</w:t>
      </w:r>
    </w:p>
    <w:p w14:paraId="06021AF8" w14:textId="77777777" w:rsidR="001F07AA" w:rsidRPr="001F07AA" w:rsidRDefault="001F07AA" w:rsidP="001F07AA">
      <w:pPr>
        <w:rPr>
          <w:b/>
          <w:bCs/>
        </w:rPr>
      </w:pPr>
      <w:r w:rsidRPr="001F07AA">
        <w:rPr>
          <w:b/>
          <w:bCs/>
        </w:rPr>
        <w:t>VII. Conclusion and Recommendations</w:t>
      </w:r>
    </w:p>
    <w:p w14:paraId="19D159EA" w14:textId="77777777" w:rsidR="001F07AA" w:rsidRPr="001F07AA" w:rsidRDefault="001F07AA" w:rsidP="001F07AA">
      <w:pPr>
        <w:rPr>
          <w:b/>
          <w:bCs/>
        </w:rPr>
      </w:pPr>
      <w:r w:rsidRPr="001F07AA">
        <w:rPr>
          <w:b/>
          <w:bCs/>
        </w:rPr>
        <w:t>A. Conclusion</w:t>
      </w:r>
    </w:p>
    <w:p w14:paraId="0F7313DE" w14:textId="77777777" w:rsidR="001F07AA" w:rsidRPr="001F07AA" w:rsidRDefault="001F07AA" w:rsidP="001F07AA">
      <w:r w:rsidRPr="001F07AA">
        <w:t>This capstone project analyzed the impact of the COVID-19 pandemic on mental health medication usage in the United States using survey data from the U.S. Census Bureau. Through statistical analysis and predictive modeling, the study uncovered key trends related to demographic disparities, temporal shifts in medication usage, and forecasted future needs.</w:t>
      </w:r>
    </w:p>
    <w:p w14:paraId="4CCDE56B" w14:textId="77777777" w:rsidR="001F07AA" w:rsidRPr="001F07AA" w:rsidRDefault="001F07AA" w:rsidP="001F07AA">
      <w:r w:rsidRPr="001F07AA">
        <w:t>Key conclusions include:</w:t>
      </w:r>
    </w:p>
    <w:p w14:paraId="11E71570" w14:textId="77777777" w:rsidR="001F07AA" w:rsidRPr="001F07AA" w:rsidRDefault="001F07AA" w:rsidP="001F07AA">
      <w:pPr>
        <w:numPr>
          <w:ilvl w:val="0"/>
          <w:numId w:val="21"/>
        </w:numPr>
      </w:pPr>
      <w:r w:rsidRPr="001F07AA">
        <w:rPr>
          <w:b/>
          <w:bCs/>
        </w:rPr>
        <w:t>Increased medication usage</w:t>
      </w:r>
      <w:r w:rsidRPr="001F07AA">
        <w:t xml:space="preserve"> across the population during the pandemic, particularly among women and older adults.</w:t>
      </w:r>
    </w:p>
    <w:p w14:paraId="692E1BD0" w14:textId="77777777" w:rsidR="001F07AA" w:rsidRPr="001F07AA" w:rsidRDefault="001F07AA" w:rsidP="001F07AA">
      <w:pPr>
        <w:numPr>
          <w:ilvl w:val="0"/>
          <w:numId w:val="21"/>
        </w:numPr>
      </w:pPr>
      <w:r w:rsidRPr="001F07AA">
        <w:rPr>
          <w:b/>
          <w:bCs/>
        </w:rPr>
        <w:t>Racial and ethnic disparities</w:t>
      </w:r>
      <w:r w:rsidRPr="001F07AA">
        <w:t xml:space="preserve"> in access to mental health care, with non-Hispanic White adults more likely to receive treatment compared to minority groups (Rodriguez et al., 2022).</w:t>
      </w:r>
    </w:p>
    <w:p w14:paraId="28EDE842" w14:textId="77777777" w:rsidR="001F07AA" w:rsidRPr="001F07AA" w:rsidRDefault="001F07AA" w:rsidP="001F07AA">
      <w:pPr>
        <w:numPr>
          <w:ilvl w:val="0"/>
          <w:numId w:val="21"/>
        </w:numPr>
      </w:pPr>
      <w:r w:rsidRPr="001F07AA">
        <w:rPr>
          <w:b/>
          <w:bCs/>
        </w:rPr>
        <w:t>Sustained demand</w:t>
      </w:r>
      <w:r w:rsidRPr="001F07AA">
        <w:t xml:space="preserve"> for mental health services, supported by a predictive model forecasting that medication usage will reach </w:t>
      </w:r>
      <w:commentRangeStart w:id="29"/>
      <w:r w:rsidRPr="001F07AA">
        <w:t xml:space="preserve">approximately </w:t>
      </w:r>
      <w:r w:rsidRPr="001F07AA">
        <w:rPr>
          <w:b/>
          <w:bCs/>
        </w:rPr>
        <w:t>19.22% by January 2025</w:t>
      </w:r>
      <w:r w:rsidRPr="001F07AA">
        <w:t xml:space="preserve"> (Nature, 2024).</w:t>
      </w:r>
      <w:commentRangeEnd w:id="29"/>
      <w:r w:rsidR="00D2683F">
        <w:rPr>
          <w:rStyle w:val="CommentReference"/>
        </w:rPr>
        <w:commentReference w:id="29"/>
      </w:r>
    </w:p>
    <w:p w14:paraId="49F402D1" w14:textId="77777777" w:rsidR="001F07AA" w:rsidRPr="001F07AA" w:rsidRDefault="001F07AA" w:rsidP="001F07AA">
      <w:r w:rsidRPr="001F07AA">
        <w:t>The data confirm that the mental health effects of the pandemic are ongoing and unequally distributed. These findings emphasize the need for responsive, long-term public health strategies and targeted intervention frameworks.</w:t>
      </w:r>
    </w:p>
    <w:p w14:paraId="311CF9C6" w14:textId="77777777" w:rsidR="001F07AA" w:rsidRPr="001F07AA" w:rsidRDefault="001F07AA" w:rsidP="001F07AA">
      <w:pPr>
        <w:rPr>
          <w:b/>
          <w:bCs/>
        </w:rPr>
      </w:pPr>
      <w:r w:rsidRPr="001F07AA">
        <w:rPr>
          <w:b/>
          <w:bCs/>
        </w:rPr>
        <w:t>B. Recommendations</w:t>
      </w:r>
    </w:p>
    <w:p w14:paraId="3FA6DF58" w14:textId="77777777" w:rsidR="001F07AA" w:rsidRPr="001F07AA" w:rsidRDefault="001F07AA" w:rsidP="001F07AA">
      <w:r w:rsidRPr="001F07AA">
        <w:t>To address the challenges and disparities revealed through this study, the following recommendations are proposed for healthcare leaders, policymakers, and mental health providers:</w:t>
      </w:r>
    </w:p>
    <w:p w14:paraId="7FD31891" w14:textId="77777777" w:rsidR="001F07AA" w:rsidRPr="001F07AA" w:rsidRDefault="001F07AA" w:rsidP="001F07AA">
      <w:pPr>
        <w:numPr>
          <w:ilvl w:val="0"/>
          <w:numId w:val="22"/>
        </w:numPr>
      </w:pPr>
      <w:r w:rsidRPr="001F07AA">
        <w:rPr>
          <w:b/>
          <w:bCs/>
        </w:rPr>
        <w:t>Expand Telepsychiatry and Remote Services</w:t>
      </w:r>
      <w:r w:rsidRPr="001F07AA">
        <w:br/>
        <w:t>Improve access to mental health care through telehealth platforms, particularly in underserved or rural areas (KFF, 2021).</w:t>
      </w:r>
    </w:p>
    <w:p w14:paraId="60627E91" w14:textId="77777777" w:rsidR="001F07AA" w:rsidRPr="001F07AA" w:rsidRDefault="001F07AA" w:rsidP="001F07AA">
      <w:pPr>
        <w:numPr>
          <w:ilvl w:val="0"/>
          <w:numId w:val="22"/>
        </w:numPr>
      </w:pPr>
      <w:r w:rsidRPr="001F07AA">
        <w:rPr>
          <w:b/>
          <w:bCs/>
        </w:rPr>
        <w:lastRenderedPageBreak/>
        <w:t>Integrate Mental Health into Primary Care</w:t>
      </w:r>
      <w:r w:rsidRPr="001F07AA">
        <w:br/>
        <w:t>Embed screening and referral services in general health settings to identify symptoms earlier and offer comprehensive support (CDC, 2021).</w:t>
      </w:r>
    </w:p>
    <w:p w14:paraId="3D9E5F50" w14:textId="77777777" w:rsidR="001F07AA" w:rsidRPr="001F07AA" w:rsidRDefault="001F07AA" w:rsidP="001F07AA">
      <w:pPr>
        <w:numPr>
          <w:ilvl w:val="0"/>
          <w:numId w:val="22"/>
        </w:numPr>
      </w:pPr>
      <w:r w:rsidRPr="001F07AA">
        <w:rPr>
          <w:b/>
          <w:bCs/>
        </w:rPr>
        <w:t>Prioritize Culturally Competent Care</w:t>
      </w:r>
      <w:r w:rsidRPr="001F07AA">
        <w:br/>
        <w:t>Invest in community-based mental health education and services designed to reach historically marginalized populations with culturally relevant communication (WHO, 2022).</w:t>
      </w:r>
    </w:p>
    <w:p w14:paraId="7FBB4358" w14:textId="77777777" w:rsidR="001F07AA" w:rsidRPr="001F07AA" w:rsidRDefault="001F07AA" w:rsidP="001F07AA">
      <w:pPr>
        <w:numPr>
          <w:ilvl w:val="0"/>
          <w:numId w:val="22"/>
        </w:numPr>
      </w:pPr>
      <w:r w:rsidRPr="001F07AA">
        <w:rPr>
          <w:b/>
          <w:bCs/>
        </w:rPr>
        <w:t>Enhance Mental Health Infrastructure and Funding</w:t>
      </w:r>
      <w:r w:rsidRPr="001F07AA">
        <w:br/>
        <w:t>Allocate resources toward mental health workforce expansion, medication access programs, and crisis support systems (Pew Research Center, 2023).</w:t>
      </w:r>
    </w:p>
    <w:p w14:paraId="4E138B84" w14:textId="77777777" w:rsidR="001F07AA" w:rsidRPr="001F07AA" w:rsidRDefault="001F07AA" w:rsidP="001F07AA">
      <w:pPr>
        <w:numPr>
          <w:ilvl w:val="0"/>
          <w:numId w:val="22"/>
        </w:numPr>
      </w:pPr>
      <w:r w:rsidRPr="001F07AA">
        <w:rPr>
          <w:b/>
          <w:bCs/>
        </w:rPr>
        <w:t>Use Predictive Analytics to Inform Planning</w:t>
      </w:r>
      <w:r w:rsidRPr="001F07AA">
        <w:br/>
        <w:t>Leverage data modeling to forecast demand and guide proactive allocation of services and funding in high-need areas (Nature, 2024).</w:t>
      </w:r>
    </w:p>
    <w:p w14:paraId="5EDC2D3B" w14:textId="77777777" w:rsidR="001F07AA" w:rsidRPr="001F07AA" w:rsidRDefault="001F07AA" w:rsidP="001F07AA">
      <w:r w:rsidRPr="001F07AA">
        <w:t>By implementing these recommendations, decision-makers can reduce disparities, increase access, and prepare more effectively for future public health crises that may further strain mental well-being.</w:t>
      </w:r>
    </w:p>
    <w:p w14:paraId="4C5511BD" w14:textId="6E39E705" w:rsidR="00312CFA" w:rsidRPr="00312CFA" w:rsidRDefault="00312CFA" w:rsidP="00312CFA">
      <w:bookmarkStart w:id="30" w:name="_GoBack"/>
      <w:bookmarkEnd w:id="30"/>
    </w:p>
    <w:p w14:paraId="76966962" w14:textId="7E2EF419" w:rsidR="00312CFA" w:rsidRPr="00312CFA" w:rsidRDefault="00312CFA" w:rsidP="00312CFA">
      <w:pPr>
        <w:rPr>
          <w:b/>
          <w:bCs/>
        </w:rPr>
      </w:pPr>
      <w:commentRangeStart w:id="31"/>
      <w:r w:rsidRPr="00312CFA">
        <w:rPr>
          <w:b/>
          <w:bCs/>
        </w:rPr>
        <w:t xml:space="preserve"> References</w:t>
      </w:r>
      <w:del w:id="32" w:author="Douglas MacDonald" w:date="2025-04-14T15:20:00Z">
        <w:r w:rsidRPr="00312CFA" w:rsidDel="00AA3FFE">
          <w:rPr>
            <w:b/>
            <w:bCs/>
          </w:rPr>
          <w:delText xml:space="preserve"> </w:delText>
        </w:r>
      </w:del>
      <w:commentRangeEnd w:id="31"/>
      <w:r w:rsidR="00AA3FFE">
        <w:rPr>
          <w:rStyle w:val="CommentReference"/>
        </w:rPr>
        <w:commentReference w:id="31"/>
      </w:r>
      <w:del w:id="33" w:author="Douglas MacDonald" w:date="2025-04-14T15:20:00Z">
        <w:r w:rsidRPr="00312CFA" w:rsidDel="00AA3FFE">
          <w:rPr>
            <w:b/>
            <w:bCs/>
          </w:rPr>
          <w:delText>section:</w:delText>
        </w:r>
      </w:del>
    </w:p>
    <w:p w14:paraId="72C3B80D" w14:textId="77777777" w:rsidR="004D4A3F" w:rsidRPr="004D4A3F" w:rsidRDefault="004D4A3F" w:rsidP="004D4A3F">
      <w:pPr>
        <w:numPr>
          <w:ilvl w:val="0"/>
          <w:numId w:val="25"/>
        </w:numPr>
      </w:pPr>
      <w:r w:rsidRPr="004D4A3F">
        <w:t xml:space="preserve">Czeisler, M. É., </w:t>
      </w:r>
      <w:commentRangeStart w:id="34"/>
      <w:r w:rsidRPr="004D4A3F">
        <w:t xml:space="preserve">et al. </w:t>
      </w:r>
      <w:commentRangeEnd w:id="34"/>
      <w:r w:rsidR="00D2683F">
        <w:rPr>
          <w:rStyle w:val="CommentReference"/>
        </w:rPr>
        <w:commentReference w:id="34"/>
      </w:r>
      <w:r w:rsidRPr="004D4A3F">
        <w:t xml:space="preserve">(2020). </w:t>
      </w:r>
      <w:r w:rsidRPr="004D4A3F">
        <w:rPr>
          <w:i/>
          <w:iCs/>
        </w:rPr>
        <w:t>Mental health, substance use, and suicidal ideation during the COVID-19 pandemic—United States, June 24–30, 2020</w:t>
      </w:r>
      <w:r w:rsidRPr="004D4A3F">
        <w:t xml:space="preserve">. </w:t>
      </w:r>
      <w:r w:rsidRPr="004D4A3F">
        <w:rPr>
          <w:i/>
          <w:iCs/>
        </w:rPr>
        <w:t>MMWR. Morbidity and Mortality Weekly Report, 69</w:t>
      </w:r>
      <w:r w:rsidRPr="004D4A3F">
        <w:t xml:space="preserve">(32), 1049–1057. </w:t>
      </w:r>
      <w:hyperlink r:id="rId12" w:tgtFrame="_new" w:history="1">
        <w:r w:rsidRPr="004D4A3F">
          <w:rPr>
            <w:rStyle w:val="Hyperlink"/>
          </w:rPr>
          <w:t>https://doi.org/10.15585/mmwr.mm6932a1</w:t>
        </w:r>
      </w:hyperlink>
      <w:r w:rsidRPr="004D4A3F">
        <w:rPr>
          <w:rFonts w:ascii="Arial" w:hAnsi="Arial" w:cs="Arial"/>
        </w:rPr>
        <w:t>​</w:t>
      </w:r>
    </w:p>
    <w:p w14:paraId="5978C887" w14:textId="77777777" w:rsidR="004D4A3F" w:rsidRPr="004D4A3F" w:rsidRDefault="004D4A3F" w:rsidP="004D4A3F">
      <w:pPr>
        <w:numPr>
          <w:ilvl w:val="0"/>
          <w:numId w:val="25"/>
        </w:numPr>
      </w:pPr>
      <w:r w:rsidRPr="004D4A3F">
        <w:t xml:space="preserve">Panchal, N., Kamal, R., Cox, C., &amp; Garfield, R. (2021). </w:t>
      </w:r>
      <w:r w:rsidRPr="004D4A3F">
        <w:rPr>
          <w:i/>
          <w:iCs/>
        </w:rPr>
        <w:t>The implications of COVID-19 for mental health and substance use</w:t>
      </w:r>
      <w:r w:rsidRPr="004D4A3F">
        <w:t xml:space="preserve">. Kaiser Family Foundation. </w:t>
      </w:r>
      <w:hyperlink r:id="rId13" w:tgtFrame="_new" w:history="1">
        <w:r w:rsidRPr="004D4A3F">
          <w:rPr>
            <w:rStyle w:val="Hyperlink"/>
          </w:rPr>
          <w:t>https://www.kff.org/coronavirus-covid-19/issue-brief/the-implications-of-covid-19-for-mental-health-and-substance-use/</w:t>
        </w:r>
      </w:hyperlink>
      <w:r w:rsidRPr="004D4A3F">
        <w:rPr>
          <w:rFonts w:ascii="Arial" w:hAnsi="Arial" w:cs="Arial"/>
        </w:rPr>
        <w:t>​</w:t>
      </w:r>
    </w:p>
    <w:p w14:paraId="09B1BBFD" w14:textId="77777777" w:rsidR="004D4A3F" w:rsidRPr="004D4A3F" w:rsidRDefault="004D4A3F" w:rsidP="004D4A3F">
      <w:pPr>
        <w:numPr>
          <w:ilvl w:val="0"/>
          <w:numId w:val="25"/>
        </w:numPr>
      </w:pPr>
      <w:r w:rsidRPr="004D4A3F">
        <w:t xml:space="preserve">World Health Organization. (2022, March 2). </w:t>
      </w:r>
      <w:r w:rsidRPr="004D4A3F">
        <w:rPr>
          <w:i/>
          <w:iCs/>
        </w:rPr>
        <w:t>COVID-19 pandemic triggers 25% increase in prevalence of anxiety and depression worldwide</w:t>
      </w:r>
      <w:r w:rsidRPr="004D4A3F">
        <w:t xml:space="preserve">. </w:t>
      </w:r>
      <w:hyperlink r:id="rId14" w:tgtFrame="_new" w:history="1">
        <w:r w:rsidRPr="004D4A3F">
          <w:rPr>
            <w:rStyle w:val="Hyperlink"/>
          </w:rPr>
          <w:t>https://www.who.int/news/item/02-03-2022-covid-19-pandemic-triggers-25-increase-in-prevalence-of-anxiety-and-depression-worldwide</w:t>
        </w:r>
      </w:hyperlink>
      <w:r w:rsidRPr="004D4A3F">
        <w:rPr>
          <w:rFonts w:ascii="Arial" w:hAnsi="Arial" w:cs="Arial"/>
        </w:rPr>
        <w:t>​</w:t>
      </w:r>
    </w:p>
    <w:p w14:paraId="02857D54" w14:textId="77777777" w:rsidR="004D4A3F" w:rsidRPr="004D4A3F" w:rsidRDefault="004D4A3F" w:rsidP="004D4A3F">
      <w:pPr>
        <w:numPr>
          <w:ilvl w:val="0"/>
          <w:numId w:val="25"/>
        </w:numPr>
      </w:pPr>
      <w:r w:rsidRPr="004D4A3F">
        <w:t xml:space="preserve">Centers for Disease Control and Prevention. (2021). </w:t>
      </w:r>
      <w:r w:rsidRPr="004D4A3F">
        <w:rPr>
          <w:i/>
          <w:iCs/>
        </w:rPr>
        <w:t>Mental health treatment among adults: United States, 2020</w:t>
      </w:r>
      <w:r w:rsidRPr="004D4A3F">
        <w:t xml:space="preserve">. </w:t>
      </w:r>
      <w:hyperlink r:id="rId15" w:tgtFrame="_new" w:history="1">
        <w:r w:rsidRPr="004D4A3F">
          <w:rPr>
            <w:rStyle w:val="Hyperlink"/>
          </w:rPr>
          <w:t>https://www.cdc.gov/nchs/products/databriefs/db419.htm</w:t>
        </w:r>
      </w:hyperlink>
      <w:r w:rsidRPr="004D4A3F">
        <w:rPr>
          <w:rFonts w:ascii="Arial" w:hAnsi="Arial" w:cs="Arial"/>
        </w:rPr>
        <w:t>​</w:t>
      </w:r>
    </w:p>
    <w:p w14:paraId="5625BDA1" w14:textId="77777777" w:rsidR="004D4A3F" w:rsidRPr="004D4A3F" w:rsidRDefault="004D4A3F" w:rsidP="004D4A3F">
      <w:pPr>
        <w:numPr>
          <w:ilvl w:val="0"/>
          <w:numId w:val="25"/>
        </w:numPr>
      </w:pPr>
      <w:r w:rsidRPr="004D4A3F">
        <w:lastRenderedPageBreak/>
        <w:t xml:space="preserve">Kaiser Family Foundation. (2021). </w:t>
      </w:r>
      <w:r w:rsidRPr="004D4A3F">
        <w:rPr>
          <w:i/>
          <w:iCs/>
        </w:rPr>
        <w:t>The implications of COVID-19 for mental health and substance use</w:t>
      </w:r>
      <w:r w:rsidRPr="004D4A3F">
        <w:t xml:space="preserve">. </w:t>
      </w:r>
      <w:hyperlink r:id="rId16" w:tgtFrame="_new" w:history="1">
        <w:r w:rsidRPr="004D4A3F">
          <w:rPr>
            <w:rStyle w:val="Hyperlink"/>
          </w:rPr>
          <w:t>https://www.kff.org/mental-health/issue-brief/the-implications-of-covid-19-for-mental-health-and-substance-use/</w:t>
        </w:r>
      </w:hyperlink>
      <w:r w:rsidRPr="004D4A3F">
        <w:rPr>
          <w:rFonts w:ascii="Arial" w:hAnsi="Arial" w:cs="Arial"/>
        </w:rPr>
        <w:t>​</w:t>
      </w:r>
    </w:p>
    <w:p w14:paraId="00E8B996" w14:textId="77777777" w:rsidR="004D4A3F" w:rsidRPr="004D4A3F" w:rsidRDefault="004D4A3F" w:rsidP="004D4A3F">
      <w:pPr>
        <w:numPr>
          <w:ilvl w:val="0"/>
          <w:numId w:val="25"/>
        </w:numPr>
      </w:pPr>
      <w:commentRangeStart w:id="35"/>
      <w:r w:rsidRPr="004D4A3F">
        <w:t xml:space="preserve">Nature. (2024). </w:t>
      </w:r>
      <w:r w:rsidRPr="004D4A3F">
        <w:rPr>
          <w:i/>
          <w:iCs/>
        </w:rPr>
        <w:t>Antidepressant and anxiolytic use during the pandemic: A global analysis</w:t>
      </w:r>
      <w:r w:rsidRPr="004D4A3F">
        <w:t xml:space="preserve">. </w:t>
      </w:r>
      <w:hyperlink r:id="rId17" w:tgtFrame="_new" w:history="1">
        <w:r w:rsidRPr="004D4A3F">
          <w:rPr>
            <w:rStyle w:val="Hyperlink"/>
          </w:rPr>
          <w:t>https://www.nature.com/articles/s41398-024-02894-z</w:t>
        </w:r>
      </w:hyperlink>
      <w:r w:rsidRPr="004D4A3F">
        <w:rPr>
          <w:rFonts w:ascii="Arial" w:hAnsi="Arial" w:cs="Arial"/>
        </w:rPr>
        <w:t>​</w:t>
      </w:r>
      <w:commentRangeEnd w:id="35"/>
      <w:r w:rsidR="00E207B8">
        <w:rPr>
          <w:rStyle w:val="CommentReference"/>
        </w:rPr>
        <w:commentReference w:id="35"/>
      </w:r>
    </w:p>
    <w:p w14:paraId="7B246FC7" w14:textId="77777777" w:rsidR="004D4A3F" w:rsidRPr="004D4A3F" w:rsidRDefault="004D4A3F" w:rsidP="004D4A3F">
      <w:pPr>
        <w:numPr>
          <w:ilvl w:val="0"/>
          <w:numId w:val="25"/>
        </w:numPr>
      </w:pPr>
      <w:r w:rsidRPr="004D4A3F">
        <w:t xml:space="preserve">Pew Research Center. (2023). </w:t>
      </w:r>
      <w:r w:rsidRPr="004D4A3F">
        <w:rPr>
          <w:i/>
          <w:iCs/>
        </w:rPr>
        <w:t>Mental health and the pandemic: What U.S. surveys have found</w:t>
      </w:r>
      <w:r w:rsidRPr="004D4A3F">
        <w:t xml:space="preserve">. </w:t>
      </w:r>
      <w:hyperlink r:id="rId18" w:tgtFrame="_new" w:history="1">
        <w:r w:rsidRPr="004D4A3F">
          <w:rPr>
            <w:rStyle w:val="Hyperlink"/>
          </w:rPr>
          <w:t>https://www.pewresearch.org/short-reads/2023/03/02/mental-health-and-the-pandemic-what-u-s-surveys-have-found/</w:t>
        </w:r>
      </w:hyperlink>
      <w:r w:rsidRPr="004D4A3F">
        <w:rPr>
          <w:rFonts w:ascii="Arial" w:hAnsi="Arial" w:cs="Arial"/>
        </w:rPr>
        <w:t>​</w:t>
      </w:r>
    </w:p>
    <w:p w14:paraId="3FE11FA7" w14:textId="77777777" w:rsidR="004D4A3F" w:rsidRPr="004D4A3F" w:rsidRDefault="004D4A3F" w:rsidP="004D4A3F">
      <w:pPr>
        <w:numPr>
          <w:ilvl w:val="0"/>
          <w:numId w:val="25"/>
        </w:numPr>
      </w:pPr>
      <w:r w:rsidRPr="004D4A3F">
        <w:t xml:space="preserve">Rodriguez, J. M., et al. (2022). </w:t>
      </w:r>
      <w:r w:rsidRPr="004D4A3F">
        <w:rPr>
          <w:i/>
          <w:iCs/>
        </w:rPr>
        <w:t>Racial and ethnic disparities in mental health and mental health care during the COVID-19 pandemic</w:t>
      </w:r>
      <w:r w:rsidRPr="004D4A3F">
        <w:t xml:space="preserve">. </w:t>
      </w:r>
      <w:r w:rsidRPr="004D4A3F">
        <w:rPr>
          <w:i/>
          <w:iCs/>
        </w:rPr>
        <w:t>Journal of Racial and Ethnic Health Disparities</w:t>
      </w:r>
      <w:r w:rsidRPr="004D4A3F">
        <w:t xml:space="preserve">. </w:t>
      </w:r>
      <w:hyperlink r:id="rId19" w:tgtFrame="_new" w:history="1">
        <w:r w:rsidRPr="004D4A3F">
          <w:rPr>
            <w:rStyle w:val="Hyperlink"/>
          </w:rPr>
          <w:t>https://pmc.ncbi.nlm.nih.gov/articles/PMC8939391/</w:t>
        </w:r>
      </w:hyperlink>
      <w:r w:rsidRPr="004D4A3F">
        <w:rPr>
          <w:rFonts w:ascii="Arial" w:hAnsi="Arial" w:cs="Arial"/>
        </w:rPr>
        <w:t>​</w:t>
      </w:r>
    </w:p>
    <w:p w14:paraId="3A882083" w14:textId="77777777" w:rsidR="004D4A3F" w:rsidRPr="004D4A3F" w:rsidRDefault="004D4A3F" w:rsidP="004D4A3F">
      <w:pPr>
        <w:numPr>
          <w:ilvl w:val="0"/>
          <w:numId w:val="25"/>
        </w:numPr>
      </w:pPr>
      <w:commentRangeStart w:id="36"/>
      <w:r w:rsidRPr="004D4A3F">
        <w:t xml:space="preserve">The Lancet Psychiatry. (2024). </w:t>
      </w:r>
      <w:r w:rsidRPr="004D4A3F">
        <w:rPr>
          <w:i/>
          <w:iCs/>
        </w:rPr>
        <w:t>Psychotropic medication usage trends post-COVID</w:t>
      </w:r>
      <w:r w:rsidRPr="004D4A3F">
        <w:t xml:space="preserve">. </w:t>
      </w:r>
      <w:hyperlink r:id="rId20" w:tgtFrame="_new" w:history="1">
        <w:r w:rsidRPr="004D4A3F">
          <w:rPr>
            <w:rStyle w:val="Hyperlink"/>
          </w:rPr>
          <w:t>https://www.thelancet.com/journals/lanpsy/article/PIIS2215-0366(24)00245-1/fulltext</w:t>
        </w:r>
      </w:hyperlink>
      <w:commentRangeEnd w:id="36"/>
      <w:r w:rsidR="00F371D1">
        <w:rPr>
          <w:rStyle w:val="CommentReference"/>
        </w:rPr>
        <w:commentReference w:id="36"/>
      </w:r>
      <w:r w:rsidRPr="004D4A3F">
        <w:rPr>
          <w:rFonts w:ascii="Arial" w:hAnsi="Arial" w:cs="Arial"/>
        </w:rPr>
        <w:t>​</w:t>
      </w:r>
    </w:p>
    <w:p w14:paraId="13540913" w14:textId="77777777" w:rsidR="004D4A3F" w:rsidRPr="004D4A3F" w:rsidRDefault="004D4A3F" w:rsidP="004D4A3F">
      <w:pPr>
        <w:numPr>
          <w:ilvl w:val="0"/>
          <w:numId w:val="25"/>
        </w:numPr>
      </w:pPr>
      <w:r w:rsidRPr="004D4A3F">
        <w:t xml:space="preserve">Kaggle. (2024). </w:t>
      </w:r>
      <w:r w:rsidRPr="004D4A3F">
        <w:rPr>
          <w:i/>
          <w:iCs/>
        </w:rPr>
        <w:t>U.S. Pandemic Mental Health Care Dataset</w:t>
      </w:r>
      <w:r w:rsidRPr="004D4A3F">
        <w:t xml:space="preserve">. </w:t>
      </w:r>
      <w:hyperlink r:id="rId21" w:tgtFrame="_new" w:history="1">
        <w:r w:rsidRPr="004D4A3F">
          <w:rPr>
            <w:rStyle w:val="Hyperlink"/>
          </w:rPr>
          <w:t>https://www.kaggle.com/datasets/thedevastator/u-s-pandemic-mental-health-care</w:t>
        </w:r>
      </w:hyperlink>
      <w:r w:rsidRPr="004D4A3F">
        <w:rPr>
          <w:rFonts w:ascii="Arial" w:hAnsi="Arial" w:cs="Arial"/>
        </w:rPr>
        <w:t>​</w:t>
      </w:r>
    </w:p>
    <w:p w14:paraId="19ECDC52" w14:textId="77777777" w:rsidR="004D4A3F" w:rsidRPr="004D4A3F" w:rsidRDefault="004D4A3F" w:rsidP="004D4A3F">
      <w:pPr>
        <w:numPr>
          <w:ilvl w:val="0"/>
          <w:numId w:val="25"/>
        </w:numPr>
      </w:pPr>
      <w:r w:rsidRPr="004D4A3F">
        <w:t xml:space="preserve">U.S. Census Bureau. (2024). </w:t>
      </w:r>
      <w:r w:rsidRPr="004D4A3F">
        <w:rPr>
          <w:i/>
          <w:iCs/>
        </w:rPr>
        <w:t>Household Pulse Survey: Measuring Social and Economic Impacts during the Coronavirus Pandemic</w:t>
      </w:r>
      <w:r w:rsidRPr="004D4A3F">
        <w:t xml:space="preserve">. </w:t>
      </w:r>
      <w:hyperlink r:id="rId22" w:tgtFrame="_new" w:history="1">
        <w:r w:rsidRPr="004D4A3F">
          <w:rPr>
            <w:rStyle w:val="Hyperlink"/>
          </w:rPr>
          <w:t>https://www.census.gov/programs-surveys/household-pulse-survey/data.html</w:t>
        </w:r>
      </w:hyperlink>
      <w:r w:rsidRPr="004D4A3F">
        <w:rPr>
          <w:rFonts w:ascii="Arial" w:hAnsi="Arial" w:cs="Arial"/>
        </w:rPr>
        <w:t>​</w:t>
      </w:r>
    </w:p>
    <w:p w14:paraId="31F9FA32" w14:textId="3353DCC1" w:rsidR="001833CD" w:rsidRPr="00312CFA" w:rsidRDefault="004D4A3F" w:rsidP="004D4A3F">
      <w:pPr>
        <w:numPr>
          <w:ilvl w:val="0"/>
          <w:numId w:val="25"/>
        </w:numPr>
      </w:pPr>
      <w:r w:rsidRPr="004D4A3F">
        <w:t xml:space="preserve">Centers for Disease Control and Prevention. (2022). </w:t>
      </w:r>
      <w:r w:rsidRPr="004D4A3F">
        <w:rPr>
          <w:i/>
          <w:iCs/>
        </w:rPr>
        <w:t>Mental health treatment among adults ages 18–44</w:t>
      </w:r>
      <w:r w:rsidRPr="004D4A3F">
        <w:t xml:space="preserve">. </w:t>
      </w:r>
      <w:hyperlink r:id="rId23" w:tgtFrame="_new" w:history="1">
        <w:r w:rsidRPr="004D4A3F">
          <w:rPr>
            <w:rStyle w:val="Hyperlink"/>
          </w:rPr>
          <w:t>https://www.cdc.gov/nchs/products/databriefs/db444.htm</w:t>
        </w:r>
      </w:hyperlink>
      <w:r w:rsidRPr="004D4A3F">
        <w:rPr>
          <w:rFonts w:ascii="Arial" w:hAnsi="Arial" w:cs="Arial"/>
        </w:rPr>
        <w:t>​</w:t>
      </w:r>
    </w:p>
    <w:sectPr w:rsidR="001833CD" w:rsidRPr="00312C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Douglas MacDonald" w:date="2025-04-16T15:11:00Z" w:initials="DM">
    <w:p w14:paraId="031CDFC0" w14:textId="44A12C4A" w:rsidR="00E46A4E" w:rsidRDefault="00E46A4E">
      <w:pPr>
        <w:pStyle w:val="CommentText"/>
      </w:pPr>
      <w:r>
        <w:rPr>
          <w:rStyle w:val="CommentReference"/>
        </w:rPr>
        <w:annotationRef/>
      </w:r>
      <w:r>
        <w:t>Please give author last names.</w:t>
      </w:r>
    </w:p>
  </w:comment>
  <w:comment w:id="4" w:author="Douglas MacDonald" w:date="2025-04-16T15:23:00Z" w:initials="DM">
    <w:p w14:paraId="3FEBDD42" w14:textId="093AD891" w:rsidR="00920298" w:rsidRDefault="00920298">
      <w:pPr>
        <w:pStyle w:val="CommentText"/>
      </w:pPr>
      <w:r>
        <w:rPr>
          <w:rStyle w:val="CommentReference"/>
        </w:rPr>
        <w:annotationRef/>
      </w:r>
      <w:r>
        <w:t xml:space="preserve">Give author last names. </w:t>
      </w:r>
    </w:p>
  </w:comment>
  <w:comment w:id="5" w:author="Douglas MacDonald" w:date="2025-04-16T15:25:00Z" w:initials="DM">
    <w:p w14:paraId="3192F6B6" w14:textId="62F87654" w:rsidR="00920298" w:rsidRDefault="00920298">
      <w:pPr>
        <w:pStyle w:val="CommentText"/>
      </w:pPr>
      <w:r>
        <w:rPr>
          <w:rStyle w:val="CommentReference"/>
        </w:rPr>
        <w:annotationRef/>
      </w:r>
      <w:r>
        <w:t>Include the link to the dataset.</w:t>
      </w:r>
    </w:p>
  </w:comment>
  <w:comment w:id="8" w:author="Douglas MacDonald" w:date="2025-04-16T15:35:00Z" w:initials="DM">
    <w:p w14:paraId="124F2A4B" w14:textId="2AFD79DA" w:rsidR="00F548DC" w:rsidRDefault="00F548DC">
      <w:pPr>
        <w:pStyle w:val="CommentText"/>
      </w:pPr>
      <w:r>
        <w:rPr>
          <w:rStyle w:val="CommentReference"/>
        </w:rPr>
        <w:annotationRef/>
      </w:r>
      <w:r>
        <w:t xml:space="preserve">Mean imputation is acceptable with data are missing at random. Otherwise, using mean imputation can cause problems. </w:t>
      </w:r>
    </w:p>
  </w:comment>
  <w:comment w:id="9" w:author="Douglas MacDonald" w:date="2025-04-16T15:36:00Z" w:initials="DM">
    <w:p w14:paraId="59386847" w14:textId="1797E0CB" w:rsidR="00F548DC" w:rsidRDefault="00F548DC">
      <w:pPr>
        <w:pStyle w:val="CommentText"/>
      </w:pPr>
      <w:r>
        <w:rPr>
          <w:rStyle w:val="CommentReference"/>
        </w:rPr>
        <w:annotationRef/>
      </w:r>
      <w:r>
        <w:t xml:space="preserve">It would be good if you could explain why these two variables had excessive null values. </w:t>
      </w:r>
    </w:p>
  </w:comment>
  <w:comment w:id="11" w:author="Douglas MacDonald" w:date="2025-04-16T15:41:00Z" w:initials="DM">
    <w:p w14:paraId="4BA61237" w14:textId="3568262F" w:rsidR="00F548DC" w:rsidRDefault="00F548DC">
      <w:pPr>
        <w:pStyle w:val="CommentText"/>
      </w:pPr>
      <w:r>
        <w:rPr>
          <w:rStyle w:val="CommentReference"/>
        </w:rPr>
        <w:annotationRef/>
      </w:r>
      <w:r>
        <w:t>How did you determine significance? Did you run a statistical test?</w:t>
      </w:r>
    </w:p>
  </w:comment>
  <w:comment w:id="12" w:author="Douglas MacDonald" w:date="2025-04-16T15:38:00Z" w:initials="DM">
    <w:p w14:paraId="5C97AF2A" w14:textId="5DAE9DE4" w:rsidR="00F548DC" w:rsidRDefault="00F548DC">
      <w:pPr>
        <w:pStyle w:val="CommentText"/>
      </w:pPr>
      <w:r>
        <w:rPr>
          <w:rStyle w:val="CommentReference"/>
        </w:rPr>
        <w:annotationRef/>
      </w:r>
      <w:r>
        <w:t>I assume that you are reporting what you found for age with your data. The manner in which you use the citation may be taken to mean that the finding is coming from CDC (2021). If your findings happen to corroborate what the CDC (2021) publication reports, then state that clearly.</w:t>
      </w:r>
    </w:p>
  </w:comment>
  <w:comment w:id="13" w:author="Douglas MacDonald" w:date="2025-04-16T15:40:00Z" w:initials="DM">
    <w:p w14:paraId="0EEC2ECA" w14:textId="426A5ACF" w:rsidR="00F548DC" w:rsidRDefault="00F548DC">
      <w:pPr>
        <w:pStyle w:val="CommentText"/>
      </w:pPr>
      <w:r>
        <w:rPr>
          <w:rStyle w:val="CommentReference"/>
        </w:rPr>
        <w:annotationRef/>
      </w:r>
      <w:r>
        <w:t>Same as preceding comment except with gender.</w:t>
      </w:r>
    </w:p>
  </w:comment>
  <w:comment w:id="14" w:author="Douglas MacDonald" w:date="2025-04-16T15:40:00Z" w:initials="DM">
    <w:p w14:paraId="052A9191" w14:textId="3DB7B4F6" w:rsidR="00F548DC" w:rsidRDefault="00F548DC">
      <w:pPr>
        <w:pStyle w:val="CommentText"/>
      </w:pPr>
      <w:r>
        <w:rPr>
          <w:rStyle w:val="CommentReference"/>
        </w:rPr>
        <w:annotationRef/>
      </w:r>
      <w:r>
        <w:t xml:space="preserve">Same as last two preceding comments except with race/ethnicity. </w:t>
      </w:r>
    </w:p>
  </w:comment>
  <w:comment w:id="15" w:author="Douglas MacDonald" w:date="2025-04-16T15:51:00Z" w:initials="DM">
    <w:p w14:paraId="268E0C92" w14:textId="41187D6D" w:rsidR="00500B88" w:rsidRDefault="00500B88">
      <w:pPr>
        <w:pStyle w:val="CommentText"/>
      </w:pPr>
      <w:r>
        <w:rPr>
          <w:rStyle w:val="CommentReference"/>
        </w:rPr>
        <w:annotationRef/>
      </w:r>
      <w:r>
        <w:t xml:space="preserve">While a visually appealing figure, a line graph is not the best way to present categorical data. All of the variables you use are categorical. The lines do not clearly convey medication usage for each category for each variable at each time point. </w:t>
      </w:r>
    </w:p>
  </w:comment>
  <w:comment w:id="16" w:author="Douglas MacDonald" w:date="2025-04-16T15:43:00Z" w:initials="DM">
    <w:p w14:paraId="0CA605DC" w14:textId="7E95D5E9" w:rsidR="00F548DC" w:rsidRDefault="00F548DC">
      <w:pPr>
        <w:pStyle w:val="CommentText"/>
      </w:pPr>
      <w:r>
        <w:rPr>
          <w:rStyle w:val="CommentReference"/>
        </w:rPr>
        <w:annotationRef/>
      </w:r>
      <w:r>
        <w:t>On what basis are you making this inference?</w:t>
      </w:r>
    </w:p>
  </w:comment>
  <w:comment w:id="17" w:author="Douglas MacDonald" w:date="2025-04-16T15:42:00Z" w:initials="DM">
    <w:p w14:paraId="778DB169" w14:textId="424282F0" w:rsidR="00F548DC" w:rsidRDefault="00F548DC">
      <w:pPr>
        <w:pStyle w:val="CommentText"/>
      </w:pPr>
      <w:r>
        <w:rPr>
          <w:rStyle w:val="CommentReference"/>
        </w:rPr>
        <w:annotationRef/>
      </w:r>
      <w:r>
        <w:t xml:space="preserve">The figure does not show medication use over time. </w:t>
      </w:r>
    </w:p>
  </w:comment>
  <w:comment w:id="18" w:author="Douglas MacDonald" w:date="2025-04-16T15:44:00Z" w:initials="DM">
    <w:p w14:paraId="1FCB8326" w14:textId="3244B4F1" w:rsidR="00500B88" w:rsidRDefault="00500B88">
      <w:pPr>
        <w:pStyle w:val="CommentText"/>
      </w:pPr>
      <w:r>
        <w:rPr>
          <w:rStyle w:val="CommentReference"/>
        </w:rPr>
        <w:annotationRef/>
      </w:r>
      <w:r>
        <w:t xml:space="preserve">Including confidence intervals as variables in your correlation does not make sense. These should be excluded. </w:t>
      </w:r>
    </w:p>
  </w:comment>
  <w:comment w:id="19" w:author="Douglas MacDonald" w:date="2025-04-16T15:45:00Z" w:initials="DM">
    <w:p w14:paraId="3A905D66" w14:textId="5ED1A50E" w:rsidR="00500B88" w:rsidRDefault="00500B88">
      <w:pPr>
        <w:pStyle w:val="CommentText"/>
      </w:pPr>
      <w:r>
        <w:rPr>
          <w:rStyle w:val="CommentReference"/>
        </w:rPr>
        <w:annotationRef/>
      </w:r>
      <w:r>
        <w:t xml:space="preserve">When you state “such as” it creates the appearance that other variables were included but are not listed. Please specify clearly and exactly what variables were included in the model. </w:t>
      </w:r>
    </w:p>
  </w:comment>
  <w:comment w:id="20" w:author="Douglas MacDonald" w:date="2025-04-16T15:46:00Z" w:initials="DM">
    <w:p w14:paraId="2BB5F5E9" w14:textId="01C0C0B8" w:rsidR="00500B88" w:rsidRDefault="00500B88">
      <w:pPr>
        <w:pStyle w:val="CommentText"/>
      </w:pPr>
      <w:r>
        <w:rPr>
          <w:rStyle w:val="CommentReference"/>
        </w:rPr>
        <w:annotationRef/>
      </w:r>
      <w:r>
        <w:t xml:space="preserve">Specify what this is. </w:t>
      </w:r>
    </w:p>
  </w:comment>
  <w:comment w:id="21" w:author="Douglas MacDonald" w:date="2025-04-16T15:48:00Z" w:initials="DM">
    <w:p w14:paraId="5AAE07F7" w14:textId="4E5D3DDB" w:rsidR="00500B88" w:rsidRDefault="00500B88">
      <w:pPr>
        <w:pStyle w:val="CommentText"/>
      </w:pPr>
      <w:r>
        <w:rPr>
          <w:rStyle w:val="CommentReference"/>
        </w:rPr>
        <w:annotationRef/>
      </w:r>
      <w:r>
        <w:t>Why did you only look at this age group?</w:t>
      </w:r>
    </w:p>
  </w:comment>
  <w:comment w:id="24" w:author="Douglas MacDonald" w:date="2025-04-16T15:48:00Z" w:initials="DM">
    <w:p w14:paraId="6A1AC7F5" w14:textId="1D321CF8" w:rsidR="00500B88" w:rsidRDefault="00500B88">
      <w:pPr>
        <w:pStyle w:val="CommentText"/>
      </w:pPr>
      <w:r>
        <w:rPr>
          <w:rStyle w:val="CommentReference"/>
        </w:rPr>
        <w:annotationRef/>
      </w:r>
      <w:r>
        <w:t>On what statistical test is your claim of significance based?</w:t>
      </w:r>
    </w:p>
  </w:comment>
  <w:comment w:id="25" w:author="Douglas MacDonald" w:date="2025-04-16T15:54:00Z" w:initials="DM">
    <w:p w14:paraId="75A9C44D" w14:textId="0C95295F" w:rsidR="00D2683F" w:rsidRDefault="00D2683F">
      <w:pPr>
        <w:pStyle w:val="CommentText"/>
      </w:pPr>
      <w:r>
        <w:rPr>
          <w:rStyle w:val="CommentReference"/>
        </w:rPr>
        <w:annotationRef/>
      </w:r>
      <w:r>
        <w:t xml:space="preserve">Really? This does not appear consistent with the information reported in Figure 2. </w:t>
      </w:r>
    </w:p>
  </w:comment>
  <w:comment w:id="26" w:author="Douglas MacDonald" w:date="2025-04-16T15:56:00Z" w:initials="DM">
    <w:p w14:paraId="5160CA1F" w14:textId="4F7509CB" w:rsidR="00D2683F" w:rsidRDefault="00D2683F">
      <w:pPr>
        <w:pStyle w:val="CommentText"/>
      </w:pPr>
      <w:r>
        <w:rPr>
          <w:rStyle w:val="CommentReference"/>
        </w:rPr>
        <w:annotationRef/>
      </w:r>
      <w:r>
        <w:t xml:space="preserve">This does not appear to be consistent with the information presented in Figure 2. </w:t>
      </w:r>
    </w:p>
  </w:comment>
  <w:comment w:id="27" w:author="Douglas MacDonald" w:date="2025-04-16T15:59:00Z" w:initials="DM">
    <w:p w14:paraId="52FCBB47" w14:textId="316343EA" w:rsidR="00D2683F" w:rsidRDefault="00D2683F">
      <w:pPr>
        <w:pStyle w:val="CommentText"/>
      </w:pPr>
      <w:r>
        <w:rPr>
          <w:rStyle w:val="CommentReference"/>
        </w:rPr>
        <w:annotationRef/>
      </w:r>
      <w:r>
        <w:t xml:space="preserve">This is only for one age group. Be careful not to overstate or overgeneralize your findings. </w:t>
      </w:r>
    </w:p>
  </w:comment>
  <w:comment w:id="28" w:author="Douglas MacDonald" w:date="2025-04-16T15:58:00Z" w:initials="DM">
    <w:p w14:paraId="58058E8E" w14:textId="31FD06DB" w:rsidR="00D2683F" w:rsidRDefault="00D2683F">
      <w:pPr>
        <w:pStyle w:val="CommentText"/>
      </w:pPr>
      <w:r>
        <w:rPr>
          <w:rStyle w:val="CommentReference"/>
        </w:rPr>
        <w:annotationRef/>
      </w:r>
      <w:r>
        <w:t xml:space="preserve">How do you know this? </w:t>
      </w:r>
    </w:p>
  </w:comment>
  <w:comment w:id="29" w:author="Douglas MacDonald" w:date="2025-04-16T16:00:00Z" w:initials="DM">
    <w:p w14:paraId="48313914" w14:textId="59D7100B" w:rsidR="00D2683F" w:rsidRDefault="00D2683F">
      <w:pPr>
        <w:pStyle w:val="CommentText"/>
      </w:pPr>
      <w:r>
        <w:rPr>
          <w:rStyle w:val="CommentReference"/>
        </w:rPr>
        <w:annotationRef/>
      </w:r>
      <w:r>
        <w:t>For one age group!</w:t>
      </w:r>
    </w:p>
  </w:comment>
  <w:comment w:id="31" w:author="Douglas MacDonald" w:date="2025-04-14T15:21:00Z" w:initials="DM">
    <w:p w14:paraId="337D90CE" w14:textId="06A39904" w:rsidR="00AA3FFE" w:rsidRDefault="00AA3FFE">
      <w:pPr>
        <w:pStyle w:val="CommentText"/>
      </w:pPr>
      <w:r>
        <w:rPr>
          <w:rStyle w:val="CommentReference"/>
        </w:rPr>
        <w:annotationRef/>
      </w:r>
      <w:r>
        <w:t xml:space="preserve">References should be in alphabetical order by first letter of last name of first author or, in the case of organizations, the first letter of the first word in the organization name. </w:t>
      </w:r>
    </w:p>
  </w:comment>
  <w:comment w:id="34" w:author="Douglas MacDonald" w:date="2025-04-16T16:00:00Z" w:initials="DM">
    <w:p w14:paraId="2A8F651E" w14:textId="2312B2D9" w:rsidR="00D2683F" w:rsidRDefault="00D2683F">
      <w:pPr>
        <w:pStyle w:val="CommentText"/>
      </w:pPr>
      <w:r>
        <w:rPr>
          <w:rStyle w:val="CommentReference"/>
        </w:rPr>
        <w:annotationRef/>
      </w:r>
      <w:r>
        <w:t xml:space="preserve">Please give all author names in the reference list. </w:t>
      </w:r>
    </w:p>
  </w:comment>
  <w:comment w:id="35" w:author="Douglas MacDonald" w:date="2025-04-16T16:04:00Z" w:initials="DM">
    <w:p w14:paraId="275AECC1" w14:textId="77777777" w:rsidR="00E207B8" w:rsidRDefault="00E207B8">
      <w:pPr>
        <w:pStyle w:val="CommentText"/>
      </w:pPr>
      <w:r>
        <w:rPr>
          <w:rStyle w:val="CommentReference"/>
        </w:rPr>
        <w:annotationRef/>
      </w:r>
      <w:r>
        <w:t>This citation is not wholly accurate or complete. Here is the citation from the journal website.</w:t>
      </w:r>
    </w:p>
    <w:p w14:paraId="46BFA4E0" w14:textId="0FC045D5" w:rsidR="00E207B8" w:rsidRDefault="00E207B8">
      <w:pPr>
        <w:pStyle w:val="CommentText"/>
      </w:pPr>
      <w:r w:rsidRPr="00E207B8">
        <w:t xml:space="preserve">Tiger, M., </w:t>
      </w:r>
      <w:proofErr w:type="spellStart"/>
      <w:r w:rsidRPr="00E207B8">
        <w:t>Castelpietra</w:t>
      </w:r>
      <w:proofErr w:type="spellEnd"/>
      <w:r w:rsidRPr="00E207B8">
        <w:t xml:space="preserve">, G., </w:t>
      </w:r>
      <w:proofErr w:type="spellStart"/>
      <w:r w:rsidRPr="00E207B8">
        <w:t>Wesselhoeft</w:t>
      </w:r>
      <w:proofErr w:type="spellEnd"/>
      <w:r w:rsidRPr="00E207B8">
        <w:t>, R. </w:t>
      </w:r>
      <w:r w:rsidRPr="00E207B8">
        <w:rPr>
          <w:i/>
          <w:iCs/>
        </w:rPr>
        <w:t>et al.</w:t>
      </w:r>
      <w:r w:rsidRPr="00E207B8">
        <w:t> Utilization of antidepressants, anxiolytics, and hypnotics during the COVID-19 pandemic. </w:t>
      </w:r>
      <w:proofErr w:type="spellStart"/>
      <w:r w:rsidRPr="00E207B8">
        <w:rPr>
          <w:i/>
          <w:iCs/>
        </w:rPr>
        <w:t>Transl</w:t>
      </w:r>
      <w:proofErr w:type="spellEnd"/>
      <w:r w:rsidRPr="00E207B8">
        <w:rPr>
          <w:i/>
          <w:iCs/>
        </w:rPr>
        <w:t xml:space="preserve"> Psychiatry</w:t>
      </w:r>
      <w:r w:rsidRPr="00E207B8">
        <w:t> </w:t>
      </w:r>
      <w:r w:rsidRPr="00E207B8">
        <w:rPr>
          <w:b/>
          <w:bCs/>
        </w:rPr>
        <w:t>14</w:t>
      </w:r>
      <w:r w:rsidRPr="00E207B8">
        <w:t>, 175 (2024). https://doi.org/10.1038/s41398-024-02894-z</w:t>
      </w:r>
    </w:p>
    <w:p w14:paraId="384EA113" w14:textId="66397EBA" w:rsidR="00E207B8" w:rsidRDefault="00E207B8">
      <w:pPr>
        <w:pStyle w:val="CommentText"/>
      </w:pPr>
    </w:p>
  </w:comment>
  <w:comment w:id="36" w:author="Douglas MacDonald" w:date="2025-04-16T16:06:00Z" w:initials="DM">
    <w:p w14:paraId="3E9CDD9E" w14:textId="77777777" w:rsidR="00F371D1" w:rsidRDefault="00F371D1">
      <w:pPr>
        <w:pStyle w:val="CommentText"/>
      </w:pPr>
      <w:r>
        <w:rPr>
          <w:rStyle w:val="CommentReference"/>
        </w:rPr>
        <w:annotationRef/>
      </w:r>
      <w:r>
        <w:t>This citation is not wholly accurate or complete. Here is the citation from the journal website.</w:t>
      </w:r>
    </w:p>
    <w:p w14:paraId="5906AF8A" w14:textId="543BF981" w:rsidR="00F371D1" w:rsidRDefault="00F371D1" w:rsidP="00F371D1">
      <w:pPr>
        <w:pStyle w:val="CommentText"/>
      </w:pPr>
      <w:r>
        <w:t xml:space="preserve">Luo, </w:t>
      </w:r>
      <w:proofErr w:type="spellStart"/>
      <w:r>
        <w:t>Hao</w:t>
      </w:r>
      <w:proofErr w:type="spellEnd"/>
      <w:r>
        <w:t xml:space="preserve">, et al. (2024). </w:t>
      </w:r>
      <w:r>
        <w:t>Psychotropic drug prescribing before and during the COVID-19 pandemic among people with depressive and anxiety disorders</w:t>
      </w:r>
      <w:r>
        <w:t>: a multinational network study.</w:t>
      </w:r>
    </w:p>
    <w:p w14:paraId="3CC07C77" w14:textId="6EAC387B" w:rsidR="00F371D1" w:rsidRDefault="00F371D1" w:rsidP="00F371D1">
      <w:pPr>
        <w:pStyle w:val="CommentText"/>
      </w:pPr>
      <w:r>
        <w:t>The Lancet Psychiatry, 11</w:t>
      </w:r>
      <w:r>
        <w:t>(</w:t>
      </w:r>
      <w:r>
        <w:t>10</w:t>
      </w:r>
      <w:r>
        <w:t>)</w:t>
      </w:r>
      <w:r>
        <w:t xml:space="preserve">, 807 </w:t>
      </w:r>
      <w:r>
        <w:t>–</w:t>
      </w:r>
      <w:r>
        <w:t xml:space="preserve"> 817</w:t>
      </w:r>
      <w:r>
        <w:t>.</w:t>
      </w:r>
    </w:p>
    <w:p w14:paraId="1D6D0566" w14:textId="22EEC321" w:rsidR="00F371D1" w:rsidRDefault="00F371D1">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31CDFC0" w15:done="0"/>
  <w15:commentEx w15:paraId="3FEBDD42" w15:done="0"/>
  <w15:commentEx w15:paraId="3192F6B6" w15:done="0"/>
  <w15:commentEx w15:paraId="124F2A4B" w15:done="0"/>
  <w15:commentEx w15:paraId="59386847" w15:done="0"/>
  <w15:commentEx w15:paraId="4BA61237" w15:done="0"/>
  <w15:commentEx w15:paraId="5C97AF2A" w15:done="0"/>
  <w15:commentEx w15:paraId="0EEC2ECA" w15:done="0"/>
  <w15:commentEx w15:paraId="052A9191" w15:done="0"/>
  <w15:commentEx w15:paraId="268E0C92" w15:done="0"/>
  <w15:commentEx w15:paraId="0CA605DC" w15:done="0"/>
  <w15:commentEx w15:paraId="778DB169" w15:done="0"/>
  <w15:commentEx w15:paraId="1FCB8326" w15:done="0"/>
  <w15:commentEx w15:paraId="3A905D66" w15:done="0"/>
  <w15:commentEx w15:paraId="2BB5F5E9" w15:done="0"/>
  <w15:commentEx w15:paraId="5AAE07F7" w15:done="0"/>
  <w15:commentEx w15:paraId="6A1AC7F5" w15:done="0"/>
  <w15:commentEx w15:paraId="75A9C44D" w15:done="0"/>
  <w15:commentEx w15:paraId="5160CA1F" w15:done="0"/>
  <w15:commentEx w15:paraId="52FCBB47" w15:done="0"/>
  <w15:commentEx w15:paraId="58058E8E" w15:done="0"/>
  <w15:commentEx w15:paraId="48313914" w15:done="0"/>
  <w15:commentEx w15:paraId="337D90CE" w15:done="0"/>
  <w15:commentEx w15:paraId="2A8F651E" w15:done="0"/>
  <w15:commentEx w15:paraId="384EA113" w15:done="0"/>
  <w15:commentEx w15:paraId="1D6D05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F227B"/>
    <w:multiLevelType w:val="multilevel"/>
    <w:tmpl w:val="1EA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046BA"/>
    <w:multiLevelType w:val="multilevel"/>
    <w:tmpl w:val="01D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7FDF"/>
    <w:multiLevelType w:val="multilevel"/>
    <w:tmpl w:val="C32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4570"/>
    <w:multiLevelType w:val="multilevel"/>
    <w:tmpl w:val="721E65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B4D19"/>
    <w:multiLevelType w:val="multilevel"/>
    <w:tmpl w:val="1C3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A4758"/>
    <w:multiLevelType w:val="multilevel"/>
    <w:tmpl w:val="703C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35703"/>
    <w:multiLevelType w:val="multilevel"/>
    <w:tmpl w:val="8C6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716D9"/>
    <w:multiLevelType w:val="multilevel"/>
    <w:tmpl w:val="582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F4ACF"/>
    <w:multiLevelType w:val="multilevel"/>
    <w:tmpl w:val="6F1C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314D0"/>
    <w:multiLevelType w:val="multilevel"/>
    <w:tmpl w:val="4B7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6B7E"/>
    <w:multiLevelType w:val="multilevel"/>
    <w:tmpl w:val="FE2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87B1A"/>
    <w:multiLevelType w:val="multilevel"/>
    <w:tmpl w:val="CFD2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B5983"/>
    <w:multiLevelType w:val="multilevel"/>
    <w:tmpl w:val="972A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76330"/>
    <w:multiLevelType w:val="multilevel"/>
    <w:tmpl w:val="DC1A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412B9"/>
    <w:multiLevelType w:val="multilevel"/>
    <w:tmpl w:val="FF4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3762B"/>
    <w:multiLevelType w:val="multilevel"/>
    <w:tmpl w:val="4A8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9350F"/>
    <w:multiLevelType w:val="multilevel"/>
    <w:tmpl w:val="77C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601C2"/>
    <w:multiLevelType w:val="hybridMultilevel"/>
    <w:tmpl w:val="B4BAF774"/>
    <w:lvl w:ilvl="0" w:tplc="22AED6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9851A9"/>
    <w:multiLevelType w:val="multilevel"/>
    <w:tmpl w:val="CCC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B47F5"/>
    <w:multiLevelType w:val="multilevel"/>
    <w:tmpl w:val="902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D16AE"/>
    <w:multiLevelType w:val="multilevel"/>
    <w:tmpl w:val="796E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3058D0"/>
    <w:multiLevelType w:val="multilevel"/>
    <w:tmpl w:val="EBC6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F481F"/>
    <w:multiLevelType w:val="multilevel"/>
    <w:tmpl w:val="1EF6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07EE6"/>
    <w:multiLevelType w:val="multilevel"/>
    <w:tmpl w:val="3E0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62470"/>
    <w:multiLevelType w:val="hybridMultilevel"/>
    <w:tmpl w:val="C7FA4258"/>
    <w:lvl w:ilvl="0" w:tplc="AFBC33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C1EED"/>
    <w:multiLevelType w:val="multilevel"/>
    <w:tmpl w:val="511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26AA6"/>
    <w:multiLevelType w:val="multilevel"/>
    <w:tmpl w:val="429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1"/>
  </w:num>
  <w:num w:numId="3">
    <w:abstractNumId w:val="3"/>
  </w:num>
  <w:num w:numId="4">
    <w:abstractNumId w:val="25"/>
  </w:num>
  <w:num w:numId="5">
    <w:abstractNumId w:val="10"/>
  </w:num>
  <w:num w:numId="6">
    <w:abstractNumId w:val="22"/>
  </w:num>
  <w:num w:numId="7">
    <w:abstractNumId w:val="11"/>
  </w:num>
  <w:num w:numId="8">
    <w:abstractNumId w:val="23"/>
  </w:num>
  <w:num w:numId="9">
    <w:abstractNumId w:val="9"/>
  </w:num>
  <w:num w:numId="10">
    <w:abstractNumId w:val="16"/>
  </w:num>
  <w:num w:numId="11">
    <w:abstractNumId w:val="4"/>
  </w:num>
  <w:num w:numId="12">
    <w:abstractNumId w:val="12"/>
  </w:num>
  <w:num w:numId="13">
    <w:abstractNumId w:val="14"/>
  </w:num>
  <w:num w:numId="14">
    <w:abstractNumId w:val="1"/>
  </w:num>
  <w:num w:numId="15">
    <w:abstractNumId w:val="26"/>
  </w:num>
  <w:num w:numId="16">
    <w:abstractNumId w:val="2"/>
  </w:num>
  <w:num w:numId="17">
    <w:abstractNumId w:val="15"/>
  </w:num>
  <w:num w:numId="18">
    <w:abstractNumId w:val="6"/>
  </w:num>
  <w:num w:numId="19">
    <w:abstractNumId w:val="5"/>
  </w:num>
  <w:num w:numId="20">
    <w:abstractNumId w:val="19"/>
  </w:num>
  <w:num w:numId="21">
    <w:abstractNumId w:val="0"/>
  </w:num>
  <w:num w:numId="22">
    <w:abstractNumId w:val="8"/>
  </w:num>
  <w:num w:numId="23">
    <w:abstractNumId w:val="13"/>
  </w:num>
  <w:num w:numId="24">
    <w:abstractNumId w:val="20"/>
  </w:num>
  <w:num w:numId="25">
    <w:abstractNumId w:val="18"/>
  </w:num>
  <w:num w:numId="26">
    <w:abstractNumId w:val="17"/>
  </w:num>
  <w:num w:numId="27">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ouglas MacDonald">
    <w15:presenceInfo w15:providerId="Windows Live" w15:userId="012b69ab7f527e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3CD"/>
    <w:rsid w:val="001833CD"/>
    <w:rsid w:val="001F07AA"/>
    <w:rsid w:val="00254D6E"/>
    <w:rsid w:val="00312CFA"/>
    <w:rsid w:val="004D4A3F"/>
    <w:rsid w:val="00500B88"/>
    <w:rsid w:val="00714051"/>
    <w:rsid w:val="0077293D"/>
    <w:rsid w:val="007A65CB"/>
    <w:rsid w:val="00807E0A"/>
    <w:rsid w:val="00920298"/>
    <w:rsid w:val="00AA3FFE"/>
    <w:rsid w:val="00AB4F9A"/>
    <w:rsid w:val="00D2683F"/>
    <w:rsid w:val="00D721C2"/>
    <w:rsid w:val="00E207B8"/>
    <w:rsid w:val="00E46A4E"/>
    <w:rsid w:val="00E52238"/>
    <w:rsid w:val="00EC7899"/>
    <w:rsid w:val="00F343D1"/>
    <w:rsid w:val="00F371D1"/>
    <w:rsid w:val="00F54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A2AE"/>
  <w15:chartTrackingRefBased/>
  <w15:docId w15:val="{3DD4D07A-15CB-4C7D-A459-29401131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3CD"/>
    <w:rPr>
      <w:rFonts w:eastAsiaTheme="majorEastAsia" w:cstheme="majorBidi"/>
      <w:color w:val="272727" w:themeColor="text1" w:themeTint="D8"/>
    </w:rPr>
  </w:style>
  <w:style w:type="paragraph" w:styleId="Title">
    <w:name w:val="Title"/>
    <w:basedOn w:val="Normal"/>
    <w:next w:val="Normal"/>
    <w:link w:val="TitleChar"/>
    <w:uiPriority w:val="10"/>
    <w:qFormat/>
    <w:rsid w:val="0018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3CD"/>
    <w:pPr>
      <w:spacing w:before="160"/>
      <w:jc w:val="center"/>
    </w:pPr>
    <w:rPr>
      <w:i/>
      <w:iCs/>
      <w:color w:val="404040" w:themeColor="text1" w:themeTint="BF"/>
    </w:rPr>
  </w:style>
  <w:style w:type="character" w:customStyle="1" w:styleId="QuoteChar">
    <w:name w:val="Quote Char"/>
    <w:basedOn w:val="DefaultParagraphFont"/>
    <w:link w:val="Quote"/>
    <w:uiPriority w:val="29"/>
    <w:rsid w:val="001833CD"/>
    <w:rPr>
      <w:i/>
      <w:iCs/>
      <w:color w:val="404040" w:themeColor="text1" w:themeTint="BF"/>
    </w:rPr>
  </w:style>
  <w:style w:type="paragraph" w:styleId="ListParagraph">
    <w:name w:val="List Paragraph"/>
    <w:basedOn w:val="Normal"/>
    <w:uiPriority w:val="34"/>
    <w:qFormat/>
    <w:rsid w:val="001833CD"/>
    <w:pPr>
      <w:ind w:left="720"/>
      <w:contextualSpacing/>
    </w:pPr>
  </w:style>
  <w:style w:type="character" w:styleId="IntenseEmphasis">
    <w:name w:val="Intense Emphasis"/>
    <w:basedOn w:val="DefaultParagraphFont"/>
    <w:uiPriority w:val="21"/>
    <w:qFormat/>
    <w:rsid w:val="001833CD"/>
    <w:rPr>
      <w:i/>
      <w:iCs/>
      <w:color w:val="0F4761" w:themeColor="accent1" w:themeShade="BF"/>
    </w:rPr>
  </w:style>
  <w:style w:type="paragraph" w:styleId="IntenseQuote">
    <w:name w:val="Intense Quote"/>
    <w:basedOn w:val="Normal"/>
    <w:next w:val="Normal"/>
    <w:link w:val="IntenseQuoteChar"/>
    <w:uiPriority w:val="30"/>
    <w:qFormat/>
    <w:rsid w:val="0018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3CD"/>
    <w:rPr>
      <w:i/>
      <w:iCs/>
      <w:color w:val="0F4761" w:themeColor="accent1" w:themeShade="BF"/>
    </w:rPr>
  </w:style>
  <w:style w:type="character" w:styleId="IntenseReference">
    <w:name w:val="Intense Reference"/>
    <w:basedOn w:val="DefaultParagraphFont"/>
    <w:uiPriority w:val="32"/>
    <w:qFormat/>
    <w:rsid w:val="001833CD"/>
    <w:rPr>
      <w:b/>
      <w:bCs/>
      <w:smallCaps/>
      <w:color w:val="0F4761" w:themeColor="accent1" w:themeShade="BF"/>
      <w:spacing w:val="5"/>
    </w:rPr>
  </w:style>
  <w:style w:type="character" w:styleId="Hyperlink">
    <w:name w:val="Hyperlink"/>
    <w:basedOn w:val="DefaultParagraphFont"/>
    <w:uiPriority w:val="99"/>
    <w:unhideWhenUsed/>
    <w:rsid w:val="00312CFA"/>
    <w:rPr>
      <w:color w:val="467886" w:themeColor="hyperlink"/>
      <w:u w:val="single"/>
    </w:rPr>
  </w:style>
  <w:style w:type="character" w:customStyle="1" w:styleId="UnresolvedMention">
    <w:name w:val="Unresolved Mention"/>
    <w:basedOn w:val="DefaultParagraphFont"/>
    <w:uiPriority w:val="99"/>
    <w:semiHidden/>
    <w:unhideWhenUsed/>
    <w:rsid w:val="00312CFA"/>
    <w:rPr>
      <w:color w:val="605E5C"/>
      <w:shd w:val="clear" w:color="auto" w:fill="E1DFDD"/>
    </w:rPr>
  </w:style>
  <w:style w:type="character" w:styleId="Emphasis">
    <w:name w:val="Emphasis"/>
    <w:basedOn w:val="DefaultParagraphFont"/>
    <w:uiPriority w:val="20"/>
    <w:qFormat/>
    <w:rsid w:val="00312CFA"/>
    <w:rPr>
      <w:i/>
      <w:iCs/>
    </w:rPr>
  </w:style>
  <w:style w:type="character" w:styleId="FollowedHyperlink">
    <w:name w:val="FollowedHyperlink"/>
    <w:basedOn w:val="DefaultParagraphFont"/>
    <w:uiPriority w:val="99"/>
    <w:semiHidden/>
    <w:unhideWhenUsed/>
    <w:rsid w:val="004D4A3F"/>
    <w:rPr>
      <w:color w:val="96607D" w:themeColor="followedHyperlink"/>
      <w:u w:val="single"/>
    </w:rPr>
  </w:style>
  <w:style w:type="character" w:styleId="CommentReference">
    <w:name w:val="annotation reference"/>
    <w:basedOn w:val="DefaultParagraphFont"/>
    <w:uiPriority w:val="99"/>
    <w:semiHidden/>
    <w:unhideWhenUsed/>
    <w:rsid w:val="00AA3FFE"/>
    <w:rPr>
      <w:sz w:val="16"/>
      <w:szCs w:val="16"/>
    </w:rPr>
  </w:style>
  <w:style w:type="paragraph" w:styleId="CommentText">
    <w:name w:val="annotation text"/>
    <w:basedOn w:val="Normal"/>
    <w:link w:val="CommentTextChar"/>
    <w:uiPriority w:val="99"/>
    <w:semiHidden/>
    <w:unhideWhenUsed/>
    <w:rsid w:val="00AA3FFE"/>
    <w:pPr>
      <w:spacing w:line="240" w:lineRule="auto"/>
    </w:pPr>
    <w:rPr>
      <w:sz w:val="20"/>
      <w:szCs w:val="20"/>
    </w:rPr>
  </w:style>
  <w:style w:type="character" w:customStyle="1" w:styleId="CommentTextChar">
    <w:name w:val="Comment Text Char"/>
    <w:basedOn w:val="DefaultParagraphFont"/>
    <w:link w:val="CommentText"/>
    <w:uiPriority w:val="99"/>
    <w:semiHidden/>
    <w:rsid w:val="00AA3FFE"/>
    <w:rPr>
      <w:sz w:val="20"/>
      <w:szCs w:val="20"/>
    </w:rPr>
  </w:style>
  <w:style w:type="paragraph" w:styleId="CommentSubject">
    <w:name w:val="annotation subject"/>
    <w:basedOn w:val="CommentText"/>
    <w:next w:val="CommentText"/>
    <w:link w:val="CommentSubjectChar"/>
    <w:uiPriority w:val="99"/>
    <w:semiHidden/>
    <w:unhideWhenUsed/>
    <w:rsid w:val="00AA3FFE"/>
    <w:rPr>
      <w:b/>
      <w:bCs/>
    </w:rPr>
  </w:style>
  <w:style w:type="character" w:customStyle="1" w:styleId="CommentSubjectChar">
    <w:name w:val="Comment Subject Char"/>
    <w:basedOn w:val="CommentTextChar"/>
    <w:link w:val="CommentSubject"/>
    <w:uiPriority w:val="99"/>
    <w:semiHidden/>
    <w:rsid w:val="00AA3FFE"/>
    <w:rPr>
      <w:b/>
      <w:bCs/>
      <w:sz w:val="20"/>
      <w:szCs w:val="20"/>
    </w:rPr>
  </w:style>
  <w:style w:type="paragraph" w:styleId="BalloonText">
    <w:name w:val="Balloon Text"/>
    <w:basedOn w:val="Normal"/>
    <w:link w:val="BalloonTextChar"/>
    <w:uiPriority w:val="99"/>
    <w:semiHidden/>
    <w:unhideWhenUsed/>
    <w:rsid w:val="00AA3F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F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89612">
      <w:bodyDiv w:val="1"/>
      <w:marLeft w:val="0"/>
      <w:marRight w:val="0"/>
      <w:marTop w:val="0"/>
      <w:marBottom w:val="0"/>
      <w:divBdr>
        <w:top w:val="none" w:sz="0" w:space="0" w:color="auto"/>
        <w:left w:val="none" w:sz="0" w:space="0" w:color="auto"/>
        <w:bottom w:val="none" w:sz="0" w:space="0" w:color="auto"/>
        <w:right w:val="none" w:sz="0" w:space="0" w:color="auto"/>
      </w:divBdr>
    </w:div>
    <w:div w:id="430781981">
      <w:bodyDiv w:val="1"/>
      <w:marLeft w:val="0"/>
      <w:marRight w:val="0"/>
      <w:marTop w:val="0"/>
      <w:marBottom w:val="0"/>
      <w:divBdr>
        <w:top w:val="none" w:sz="0" w:space="0" w:color="auto"/>
        <w:left w:val="none" w:sz="0" w:space="0" w:color="auto"/>
        <w:bottom w:val="none" w:sz="0" w:space="0" w:color="auto"/>
        <w:right w:val="none" w:sz="0" w:space="0" w:color="auto"/>
      </w:divBdr>
    </w:div>
    <w:div w:id="436952420">
      <w:bodyDiv w:val="1"/>
      <w:marLeft w:val="0"/>
      <w:marRight w:val="0"/>
      <w:marTop w:val="0"/>
      <w:marBottom w:val="0"/>
      <w:divBdr>
        <w:top w:val="none" w:sz="0" w:space="0" w:color="auto"/>
        <w:left w:val="none" w:sz="0" w:space="0" w:color="auto"/>
        <w:bottom w:val="none" w:sz="0" w:space="0" w:color="auto"/>
        <w:right w:val="none" w:sz="0" w:space="0" w:color="auto"/>
      </w:divBdr>
    </w:div>
    <w:div w:id="488405700">
      <w:bodyDiv w:val="1"/>
      <w:marLeft w:val="0"/>
      <w:marRight w:val="0"/>
      <w:marTop w:val="0"/>
      <w:marBottom w:val="0"/>
      <w:divBdr>
        <w:top w:val="none" w:sz="0" w:space="0" w:color="auto"/>
        <w:left w:val="none" w:sz="0" w:space="0" w:color="auto"/>
        <w:bottom w:val="none" w:sz="0" w:space="0" w:color="auto"/>
        <w:right w:val="none" w:sz="0" w:space="0" w:color="auto"/>
      </w:divBdr>
    </w:div>
    <w:div w:id="509682900">
      <w:bodyDiv w:val="1"/>
      <w:marLeft w:val="0"/>
      <w:marRight w:val="0"/>
      <w:marTop w:val="0"/>
      <w:marBottom w:val="0"/>
      <w:divBdr>
        <w:top w:val="none" w:sz="0" w:space="0" w:color="auto"/>
        <w:left w:val="none" w:sz="0" w:space="0" w:color="auto"/>
        <w:bottom w:val="none" w:sz="0" w:space="0" w:color="auto"/>
        <w:right w:val="none" w:sz="0" w:space="0" w:color="auto"/>
      </w:divBdr>
    </w:div>
    <w:div w:id="542257421">
      <w:bodyDiv w:val="1"/>
      <w:marLeft w:val="0"/>
      <w:marRight w:val="0"/>
      <w:marTop w:val="0"/>
      <w:marBottom w:val="0"/>
      <w:divBdr>
        <w:top w:val="none" w:sz="0" w:space="0" w:color="auto"/>
        <w:left w:val="none" w:sz="0" w:space="0" w:color="auto"/>
        <w:bottom w:val="none" w:sz="0" w:space="0" w:color="auto"/>
        <w:right w:val="none" w:sz="0" w:space="0" w:color="auto"/>
      </w:divBdr>
    </w:div>
    <w:div w:id="636645445">
      <w:bodyDiv w:val="1"/>
      <w:marLeft w:val="0"/>
      <w:marRight w:val="0"/>
      <w:marTop w:val="0"/>
      <w:marBottom w:val="0"/>
      <w:divBdr>
        <w:top w:val="none" w:sz="0" w:space="0" w:color="auto"/>
        <w:left w:val="none" w:sz="0" w:space="0" w:color="auto"/>
        <w:bottom w:val="none" w:sz="0" w:space="0" w:color="auto"/>
        <w:right w:val="none" w:sz="0" w:space="0" w:color="auto"/>
      </w:divBdr>
    </w:div>
    <w:div w:id="678778153">
      <w:bodyDiv w:val="1"/>
      <w:marLeft w:val="0"/>
      <w:marRight w:val="0"/>
      <w:marTop w:val="0"/>
      <w:marBottom w:val="0"/>
      <w:divBdr>
        <w:top w:val="none" w:sz="0" w:space="0" w:color="auto"/>
        <w:left w:val="none" w:sz="0" w:space="0" w:color="auto"/>
        <w:bottom w:val="none" w:sz="0" w:space="0" w:color="auto"/>
        <w:right w:val="none" w:sz="0" w:space="0" w:color="auto"/>
      </w:divBdr>
    </w:div>
    <w:div w:id="699012118">
      <w:bodyDiv w:val="1"/>
      <w:marLeft w:val="0"/>
      <w:marRight w:val="0"/>
      <w:marTop w:val="0"/>
      <w:marBottom w:val="0"/>
      <w:divBdr>
        <w:top w:val="none" w:sz="0" w:space="0" w:color="auto"/>
        <w:left w:val="none" w:sz="0" w:space="0" w:color="auto"/>
        <w:bottom w:val="none" w:sz="0" w:space="0" w:color="auto"/>
        <w:right w:val="none" w:sz="0" w:space="0" w:color="auto"/>
      </w:divBdr>
    </w:div>
    <w:div w:id="738478113">
      <w:bodyDiv w:val="1"/>
      <w:marLeft w:val="0"/>
      <w:marRight w:val="0"/>
      <w:marTop w:val="0"/>
      <w:marBottom w:val="0"/>
      <w:divBdr>
        <w:top w:val="none" w:sz="0" w:space="0" w:color="auto"/>
        <w:left w:val="none" w:sz="0" w:space="0" w:color="auto"/>
        <w:bottom w:val="none" w:sz="0" w:space="0" w:color="auto"/>
        <w:right w:val="none" w:sz="0" w:space="0" w:color="auto"/>
      </w:divBdr>
    </w:div>
    <w:div w:id="747767776">
      <w:bodyDiv w:val="1"/>
      <w:marLeft w:val="0"/>
      <w:marRight w:val="0"/>
      <w:marTop w:val="0"/>
      <w:marBottom w:val="0"/>
      <w:divBdr>
        <w:top w:val="none" w:sz="0" w:space="0" w:color="auto"/>
        <w:left w:val="none" w:sz="0" w:space="0" w:color="auto"/>
        <w:bottom w:val="none" w:sz="0" w:space="0" w:color="auto"/>
        <w:right w:val="none" w:sz="0" w:space="0" w:color="auto"/>
      </w:divBdr>
      <w:divsChild>
        <w:div w:id="2008895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84859">
      <w:bodyDiv w:val="1"/>
      <w:marLeft w:val="0"/>
      <w:marRight w:val="0"/>
      <w:marTop w:val="0"/>
      <w:marBottom w:val="0"/>
      <w:divBdr>
        <w:top w:val="none" w:sz="0" w:space="0" w:color="auto"/>
        <w:left w:val="none" w:sz="0" w:space="0" w:color="auto"/>
        <w:bottom w:val="none" w:sz="0" w:space="0" w:color="auto"/>
        <w:right w:val="none" w:sz="0" w:space="0" w:color="auto"/>
      </w:divBdr>
    </w:div>
    <w:div w:id="774592693">
      <w:bodyDiv w:val="1"/>
      <w:marLeft w:val="0"/>
      <w:marRight w:val="0"/>
      <w:marTop w:val="0"/>
      <w:marBottom w:val="0"/>
      <w:divBdr>
        <w:top w:val="none" w:sz="0" w:space="0" w:color="auto"/>
        <w:left w:val="none" w:sz="0" w:space="0" w:color="auto"/>
        <w:bottom w:val="none" w:sz="0" w:space="0" w:color="auto"/>
        <w:right w:val="none" w:sz="0" w:space="0" w:color="auto"/>
      </w:divBdr>
    </w:div>
    <w:div w:id="818350869">
      <w:bodyDiv w:val="1"/>
      <w:marLeft w:val="0"/>
      <w:marRight w:val="0"/>
      <w:marTop w:val="0"/>
      <w:marBottom w:val="0"/>
      <w:divBdr>
        <w:top w:val="none" w:sz="0" w:space="0" w:color="auto"/>
        <w:left w:val="none" w:sz="0" w:space="0" w:color="auto"/>
        <w:bottom w:val="none" w:sz="0" w:space="0" w:color="auto"/>
        <w:right w:val="none" w:sz="0" w:space="0" w:color="auto"/>
      </w:divBdr>
    </w:div>
    <w:div w:id="853958193">
      <w:bodyDiv w:val="1"/>
      <w:marLeft w:val="0"/>
      <w:marRight w:val="0"/>
      <w:marTop w:val="0"/>
      <w:marBottom w:val="0"/>
      <w:divBdr>
        <w:top w:val="none" w:sz="0" w:space="0" w:color="auto"/>
        <w:left w:val="none" w:sz="0" w:space="0" w:color="auto"/>
        <w:bottom w:val="none" w:sz="0" w:space="0" w:color="auto"/>
        <w:right w:val="none" w:sz="0" w:space="0" w:color="auto"/>
      </w:divBdr>
      <w:divsChild>
        <w:div w:id="1835222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358626">
      <w:bodyDiv w:val="1"/>
      <w:marLeft w:val="0"/>
      <w:marRight w:val="0"/>
      <w:marTop w:val="0"/>
      <w:marBottom w:val="0"/>
      <w:divBdr>
        <w:top w:val="none" w:sz="0" w:space="0" w:color="auto"/>
        <w:left w:val="none" w:sz="0" w:space="0" w:color="auto"/>
        <w:bottom w:val="none" w:sz="0" w:space="0" w:color="auto"/>
        <w:right w:val="none" w:sz="0" w:space="0" w:color="auto"/>
      </w:divBdr>
    </w:div>
    <w:div w:id="918173055">
      <w:bodyDiv w:val="1"/>
      <w:marLeft w:val="0"/>
      <w:marRight w:val="0"/>
      <w:marTop w:val="0"/>
      <w:marBottom w:val="0"/>
      <w:divBdr>
        <w:top w:val="none" w:sz="0" w:space="0" w:color="auto"/>
        <w:left w:val="none" w:sz="0" w:space="0" w:color="auto"/>
        <w:bottom w:val="none" w:sz="0" w:space="0" w:color="auto"/>
        <w:right w:val="none" w:sz="0" w:space="0" w:color="auto"/>
      </w:divBdr>
    </w:div>
    <w:div w:id="958606598">
      <w:bodyDiv w:val="1"/>
      <w:marLeft w:val="0"/>
      <w:marRight w:val="0"/>
      <w:marTop w:val="0"/>
      <w:marBottom w:val="0"/>
      <w:divBdr>
        <w:top w:val="none" w:sz="0" w:space="0" w:color="auto"/>
        <w:left w:val="none" w:sz="0" w:space="0" w:color="auto"/>
        <w:bottom w:val="none" w:sz="0" w:space="0" w:color="auto"/>
        <w:right w:val="none" w:sz="0" w:space="0" w:color="auto"/>
      </w:divBdr>
    </w:div>
    <w:div w:id="1072190958">
      <w:bodyDiv w:val="1"/>
      <w:marLeft w:val="0"/>
      <w:marRight w:val="0"/>
      <w:marTop w:val="0"/>
      <w:marBottom w:val="0"/>
      <w:divBdr>
        <w:top w:val="none" w:sz="0" w:space="0" w:color="auto"/>
        <w:left w:val="none" w:sz="0" w:space="0" w:color="auto"/>
        <w:bottom w:val="none" w:sz="0" w:space="0" w:color="auto"/>
        <w:right w:val="none" w:sz="0" w:space="0" w:color="auto"/>
      </w:divBdr>
    </w:div>
    <w:div w:id="1072579415">
      <w:bodyDiv w:val="1"/>
      <w:marLeft w:val="0"/>
      <w:marRight w:val="0"/>
      <w:marTop w:val="0"/>
      <w:marBottom w:val="0"/>
      <w:divBdr>
        <w:top w:val="none" w:sz="0" w:space="0" w:color="auto"/>
        <w:left w:val="none" w:sz="0" w:space="0" w:color="auto"/>
        <w:bottom w:val="none" w:sz="0" w:space="0" w:color="auto"/>
        <w:right w:val="none" w:sz="0" w:space="0" w:color="auto"/>
      </w:divBdr>
    </w:div>
    <w:div w:id="1095706675">
      <w:bodyDiv w:val="1"/>
      <w:marLeft w:val="0"/>
      <w:marRight w:val="0"/>
      <w:marTop w:val="0"/>
      <w:marBottom w:val="0"/>
      <w:divBdr>
        <w:top w:val="none" w:sz="0" w:space="0" w:color="auto"/>
        <w:left w:val="none" w:sz="0" w:space="0" w:color="auto"/>
        <w:bottom w:val="none" w:sz="0" w:space="0" w:color="auto"/>
        <w:right w:val="none" w:sz="0" w:space="0" w:color="auto"/>
      </w:divBdr>
    </w:div>
    <w:div w:id="1144003125">
      <w:bodyDiv w:val="1"/>
      <w:marLeft w:val="0"/>
      <w:marRight w:val="0"/>
      <w:marTop w:val="0"/>
      <w:marBottom w:val="0"/>
      <w:divBdr>
        <w:top w:val="none" w:sz="0" w:space="0" w:color="auto"/>
        <w:left w:val="none" w:sz="0" w:space="0" w:color="auto"/>
        <w:bottom w:val="none" w:sz="0" w:space="0" w:color="auto"/>
        <w:right w:val="none" w:sz="0" w:space="0" w:color="auto"/>
      </w:divBdr>
      <w:divsChild>
        <w:div w:id="1963294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125769">
      <w:bodyDiv w:val="1"/>
      <w:marLeft w:val="0"/>
      <w:marRight w:val="0"/>
      <w:marTop w:val="0"/>
      <w:marBottom w:val="0"/>
      <w:divBdr>
        <w:top w:val="none" w:sz="0" w:space="0" w:color="auto"/>
        <w:left w:val="none" w:sz="0" w:space="0" w:color="auto"/>
        <w:bottom w:val="none" w:sz="0" w:space="0" w:color="auto"/>
        <w:right w:val="none" w:sz="0" w:space="0" w:color="auto"/>
      </w:divBdr>
    </w:div>
    <w:div w:id="1206992693">
      <w:bodyDiv w:val="1"/>
      <w:marLeft w:val="0"/>
      <w:marRight w:val="0"/>
      <w:marTop w:val="0"/>
      <w:marBottom w:val="0"/>
      <w:divBdr>
        <w:top w:val="none" w:sz="0" w:space="0" w:color="auto"/>
        <w:left w:val="none" w:sz="0" w:space="0" w:color="auto"/>
        <w:bottom w:val="none" w:sz="0" w:space="0" w:color="auto"/>
        <w:right w:val="none" w:sz="0" w:space="0" w:color="auto"/>
      </w:divBdr>
    </w:div>
    <w:div w:id="1458063066">
      <w:bodyDiv w:val="1"/>
      <w:marLeft w:val="0"/>
      <w:marRight w:val="0"/>
      <w:marTop w:val="0"/>
      <w:marBottom w:val="0"/>
      <w:divBdr>
        <w:top w:val="none" w:sz="0" w:space="0" w:color="auto"/>
        <w:left w:val="none" w:sz="0" w:space="0" w:color="auto"/>
        <w:bottom w:val="none" w:sz="0" w:space="0" w:color="auto"/>
        <w:right w:val="none" w:sz="0" w:space="0" w:color="auto"/>
      </w:divBdr>
    </w:div>
    <w:div w:id="1463839292">
      <w:bodyDiv w:val="1"/>
      <w:marLeft w:val="0"/>
      <w:marRight w:val="0"/>
      <w:marTop w:val="0"/>
      <w:marBottom w:val="0"/>
      <w:divBdr>
        <w:top w:val="none" w:sz="0" w:space="0" w:color="auto"/>
        <w:left w:val="none" w:sz="0" w:space="0" w:color="auto"/>
        <w:bottom w:val="none" w:sz="0" w:space="0" w:color="auto"/>
        <w:right w:val="none" w:sz="0" w:space="0" w:color="auto"/>
      </w:divBdr>
    </w:div>
    <w:div w:id="1522014252">
      <w:bodyDiv w:val="1"/>
      <w:marLeft w:val="0"/>
      <w:marRight w:val="0"/>
      <w:marTop w:val="0"/>
      <w:marBottom w:val="0"/>
      <w:divBdr>
        <w:top w:val="none" w:sz="0" w:space="0" w:color="auto"/>
        <w:left w:val="none" w:sz="0" w:space="0" w:color="auto"/>
        <w:bottom w:val="none" w:sz="0" w:space="0" w:color="auto"/>
        <w:right w:val="none" w:sz="0" w:space="0" w:color="auto"/>
      </w:divBdr>
    </w:div>
    <w:div w:id="1630357669">
      <w:bodyDiv w:val="1"/>
      <w:marLeft w:val="0"/>
      <w:marRight w:val="0"/>
      <w:marTop w:val="0"/>
      <w:marBottom w:val="0"/>
      <w:divBdr>
        <w:top w:val="none" w:sz="0" w:space="0" w:color="auto"/>
        <w:left w:val="none" w:sz="0" w:space="0" w:color="auto"/>
        <w:bottom w:val="none" w:sz="0" w:space="0" w:color="auto"/>
        <w:right w:val="none" w:sz="0" w:space="0" w:color="auto"/>
      </w:divBdr>
    </w:div>
    <w:div w:id="1790274765">
      <w:bodyDiv w:val="1"/>
      <w:marLeft w:val="0"/>
      <w:marRight w:val="0"/>
      <w:marTop w:val="0"/>
      <w:marBottom w:val="0"/>
      <w:divBdr>
        <w:top w:val="none" w:sz="0" w:space="0" w:color="auto"/>
        <w:left w:val="none" w:sz="0" w:space="0" w:color="auto"/>
        <w:bottom w:val="none" w:sz="0" w:space="0" w:color="auto"/>
        <w:right w:val="none" w:sz="0" w:space="0" w:color="auto"/>
      </w:divBdr>
    </w:div>
    <w:div w:id="1815679006">
      <w:bodyDiv w:val="1"/>
      <w:marLeft w:val="0"/>
      <w:marRight w:val="0"/>
      <w:marTop w:val="0"/>
      <w:marBottom w:val="0"/>
      <w:divBdr>
        <w:top w:val="none" w:sz="0" w:space="0" w:color="auto"/>
        <w:left w:val="none" w:sz="0" w:space="0" w:color="auto"/>
        <w:bottom w:val="none" w:sz="0" w:space="0" w:color="auto"/>
        <w:right w:val="none" w:sz="0" w:space="0" w:color="auto"/>
      </w:divBdr>
    </w:div>
    <w:div w:id="1941447199">
      <w:bodyDiv w:val="1"/>
      <w:marLeft w:val="0"/>
      <w:marRight w:val="0"/>
      <w:marTop w:val="0"/>
      <w:marBottom w:val="0"/>
      <w:divBdr>
        <w:top w:val="none" w:sz="0" w:space="0" w:color="auto"/>
        <w:left w:val="none" w:sz="0" w:space="0" w:color="auto"/>
        <w:bottom w:val="none" w:sz="0" w:space="0" w:color="auto"/>
        <w:right w:val="none" w:sz="0" w:space="0" w:color="auto"/>
      </w:divBdr>
      <w:divsChild>
        <w:div w:id="20102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8295">
      <w:bodyDiv w:val="1"/>
      <w:marLeft w:val="0"/>
      <w:marRight w:val="0"/>
      <w:marTop w:val="0"/>
      <w:marBottom w:val="0"/>
      <w:divBdr>
        <w:top w:val="none" w:sz="0" w:space="0" w:color="auto"/>
        <w:left w:val="none" w:sz="0" w:space="0" w:color="auto"/>
        <w:bottom w:val="none" w:sz="0" w:space="0" w:color="auto"/>
        <w:right w:val="none" w:sz="0" w:space="0" w:color="auto"/>
      </w:divBdr>
    </w:div>
    <w:div w:id="2086680233">
      <w:bodyDiv w:val="1"/>
      <w:marLeft w:val="0"/>
      <w:marRight w:val="0"/>
      <w:marTop w:val="0"/>
      <w:marBottom w:val="0"/>
      <w:divBdr>
        <w:top w:val="none" w:sz="0" w:space="0" w:color="auto"/>
        <w:left w:val="none" w:sz="0" w:space="0" w:color="auto"/>
        <w:bottom w:val="none" w:sz="0" w:space="0" w:color="auto"/>
        <w:right w:val="none" w:sz="0" w:space="0" w:color="auto"/>
      </w:divBdr>
    </w:div>
    <w:div w:id="2127768517">
      <w:bodyDiv w:val="1"/>
      <w:marLeft w:val="0"/>
      <w:marRight w:val="0"/>
      <w:marTop w:val="0"/>
      <w:marBottom w:val="0"/>
      <w:divBdr>
        <w:top w:val="none" w:sz="0" w:space="0" w:color="auto"/>
        <w:left w:val="none" w:sz="0" w:space="0" w:color="auto"/>
        <w:bottom w:val="none" w:sz="0" w:space="0" w:color="auto"/>
        <w:right w:val="none" w:sz="0" w:space="0" w:color="auto"/>
      </w:divBdr>
      <w:divsChild>
        <w:div w:id="91358764">
          <w:marLeft w:val="0"/>
          <w:marRight w:val="0"/>
          <w:marTop w:val="0"/>
          <w:marBottom w:val="0"/>
          <w:divBdr>
            <w:top w:val="none" w:sz="0" w:space="0" w:color="auto"/>
            <w:left w:val="none" w:sz="0" w:space="0" w:color="auto"/>
            <w:bottom w:val="none" w:sz="0" w:space="0" w:color="auto"/>
            <w:right w:val="none" w:sz="0" w:space="0" w:color="auto"/>
          </w:divBdr>
        </w:div>
        <w:div w:id="1334262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ff.org/coronavirus-covid-19/issue-brief/the-implications-of-covid-19-for-mental-health-and-substance-use/" TargetMode="External"/><Relationship Id="rId18" Type="http://schemas.openxmlformats.org/officeDocument/2006/relationships/hyperlink" Target="https://www.pewresearch.org/short-reads/2023/03/02/mental-health-and-the-pandemic-what-u-s-surveys-have-foun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datasets/thedevastator/u-s-pandemic-mental-health-care" TargetMode="External"/><Relationship Id="rId7" Type="http://schemas.openxmlformats.org/officeDocument/2006/relationships/image" Target="media/image1.png"/><Relationship Id="rId12" Type="http://schemas.openxmlformats.org/officeDocument/2006/relationships/hyperlink" Target="https://doi.org/10.15585/mmwr.mm6932a1" TargetMode="External"/><Relationship Id="rId17" Type="http://schemas.openxmlformats.org/officeDocument/2006/relationships/hyperlink" Target="https://www.nature.com/articles/s41398-024-02894-z"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kff.org/mental-health/issue-brief/the-implications-of-covid-19-for-mental-health-and-substance-use/" TargetMode="External"/><Relationship Id="rId20" Type="http://schemas.openxmlformats.org/officeDocument/2006/relationships/hyperlink" Target="https://www.thelancet.com/journals/lanpsy/article/PIIS2215-0366(24)00245-1/fulltext"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www.cdc.gov/nchs/products/databriefs/db419.htm" TargetMode="External"/><Relationship Id="rId23" Type="http://schemas.openxmlformats.org/officeDocument/2006/relationships/hyperlink" Target="https://www.cdc.gov/nchs/products/databriefs/db444.htm" TargetMode="External"/><Relationship Id="rId10" Type="http://schemas.openxmlformats.org/officeDocument/2006/relationships/image" Target="media/image4.png"/><Relationship Id="rId19" Type="http://schemas.openxmlformats.org/officeDocument/2006/relationships/hyperlink" Target="https://pmc.ncbi.nlm.nih.gov/articles/PMC893939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ho.int/news/item/02-03-2022-covid-19-pandemic-triggers-25-increase-in-prevalence-of-anxiety-and-depression-worldwide" TargetMode="External"/><Relationship Id="rId22" Type="http://schemas.openxmlformats.org/officeDocument/2006/relationships/hyperlink" Target="https://www.census.gov/programs-surveys/household-pulse-survey/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2374</TotalTime>
  <Pages>13</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dc:creator>
  <cp:keywords/>
  <dc:description/>
  <cp:lastModifiedBy>Douglas MacDonald</cp:lastModifiedBy>
  <cp:revision>7</cp:revision>
  <dcterms:created xsi:type="dcterms:W3CDTF">2025-04-14T19:20:00Z</dcterms:created>
  <dcterms:modified xsi:type="dcterms:W3CDTF">2025-04-16T20:09:00Z</dcterms:modified>
</cp:coreProperties>
</file>